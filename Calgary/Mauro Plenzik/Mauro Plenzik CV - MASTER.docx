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X="-15" w:tblpY="1"/>
        <w:tblOverlap w:val="never"/>
        <w:tblW w:w="2844"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257064" w14:paraId="571814F8" w14:textId="77777777" w:rsidTr="00EC492F">
        <w:trPr>
          <w:trHeight w:val="2268"/>
        </w:trPr>
        <w:tc>
          <w:tcPr>
            <w:tcW w:w="2844" w:type="dxa"/>
            <w:vMerge w:val="restart"/>
            <w:vAlign w:val="center"/>
          </w:tcPr>
          <w:p w14:paraId="794E9787" w14:textId="77777777" w:rsidR="00383504" w:rsidRPr="00257064" w:rsidRDefault="00EE6428" w:rsidP="00EC492F">
            <w:pPr>
              <w:pStyle w:val="Credentials"/>
              <w:rPr>
                <w:noProof/>
                <w:lang w:eastAsia="en-CA"/>
              </w:rPr>
            </w:pPr>
            <w:r w:rsidRPr="00257064">
              <w:rPr>
                <w:noProof/>
                <w:lang w:val="en-US"/>
              </w:rPr>
              <w:drawing>
                <wp:inline distT="0" distB="0" distL="0" distR="0" wp14:anchorId="2013EB62" wp14:editId="5A1A051D">
                  <wp:extent cx="1799590" cy="17995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erson taking a selfie&#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968"/>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257064" w14:paraId="01843EF1" w14:textId="77777777" w:rsidTr="00EC492F">
        <w:trPr>
          <w:trHeight w:val="563"/>
        </w:trPr>
        <w:tc>
          <w:tcPr>
            <w:tcW w:w="2844" w:type="dxa"/>
            <w:vMerge/>
          </w:tcPr>
          <w:p w14:paraId="51E962E8" w14:textId="77777777" w:rsidR="00383504" w:rsidRPr="00257064" w:rsidRDefault="00383504" w:rsidP="00EC492F">
            <w:pPr>
              <w:pStyle w:val="NoSpacing"/>
            </w:pPr>
          </w:p>
        </w:tc>
      </w:tr>
      <w:tr w:rsidR="007522C8" w:rsidRPr="00257064" w14:paraId="731B09A1" w14:textId="77777777" w:rsidTr="00EC492F">
        <w:trPr>
          <w:trHeight w:val="10375"/>
        </w:trPr>
        <w:tc>
          <w:tcPr>
            <w:tcW w:w="2844" w:type="dxa"/>
            <w:vMerge w:val="restart"/>
            <w:shd w:val="clear" w:color="auto" w:fill="F2F2F2" w:themeFill="background1" w:themeFillShade="F2"/>
          </w:tcPr>
          <w:p w14:paraId="496F632A" w14:textId="60AADE65" w:rsidR="00A827A1" w:rsidRPr="00257064" w:rsidRDefault="00A0520B" w:rsidP="00A827A1">
            <w:pPr>
              <w:pStyle w:val="SidebarHeading"/>
              <w:spacing w:before="240"/>
              <w:ind w:right="170"/>
              <w:rPr>
                <w:color w:val="auto"/>
                <w:sz w:val="20"/>
              </w:rPr>
            </w:pPr>
            <w:r w:rsidRPr="00257064">
              <w:br/>
            </w:r>
            <w:r w:rsidR="00A827A1" w:rsidRPr="00257064">
              <w:t>ACTIVE PROFESSIONAL SINCE:</w:t>
            </w:r>
            <w:r w:rsidR="00A827A1" w:rsidRPr="00257064">
              <w:rPr>
                <w:color w:val="auto"/>
                <w:sz w:val="20"/>
              </w:rPr>
              <w:t xml:space="preserve"> 1993</w:t>
            </w:r>
          </w:p>
          <w:p w14:paraId="513C2444" w14:textId="77777777" w:rsidR="00A827A1" w:rsidRPr="00257064" w:rsidRDefault="00A827A1" w:rsidP="00A827A1">
            <w:pPr>
              <w:pStyle w:val="SidebarHeading"/>
              <w:spacing w:before="240"/>
            </w:pPr>
            <w:r w:rsidRPr="00257064">
              <w:t>Education</w:t>
            </w:r>
          </w:p>
          <w:p w14:paraId="0B481A20" w14:textId="77777777" w:rsidR="007A3675" w:rsidRPr="00257064" w:rsidRDefault="007A3675" w:rsidP="007A3675">
            <w:pPr>
              <w:pStyle w:val="ListBullet"/>
              <w:framePr w:wrap="auto" w:vAnchor="margin" w:yAlign="inline"/>
              <w:spacing w:after="120"/>
              <w:suppressOverlap w:val="0"/>
            </w:pPr>
            <w:r w:rsidRPr="00257064">
              <w:t>B.Sc. Electrical Engineering, University of Calgary, 1997</w:t>
            </w:r>
          </w:p>
          <w:p w14:paraId="681EF3CC" w14:textId="77777777" w:rsidR="007A3675" w:rsidRPr="00257064" w:rsidRDefault="007A3675" w:rsidP="007A3675">
            <w:pPr>
              <w:pStyle w:val="ListBullet"/>
              <w:framePr w:wrap="auto" w:vAnchor="margin" w:yAlign="inline"/>
              <w:suppressOverlap w:val="0"/>
              <w:rPr>
                <w:lang w:val="en-GB"/>
              </w:rPr>
            </w:pPr>
            <w:r w:rsidRPr="00257064">
              <w:rPr>
                <w:lang w:val="en-GB"/>
              </w:rPr>
              <w:t>Certified Engineering Technologist, SAIT, 1993</w:t>
            </w:r>
          </w:p>
          <w:p w14:paraId="067BBF77" w14:textId="77777777" w:rsidR="007A3675" w:rsidRPr="00257064" w:rsidRDefault="007A3675" w:rsidP="007A3675">
            <w:pPr>
              <w:pStyle w:val="SidebarHeading"/>
            </w:pPr>
            <w:r w:rsidRPr="00257064">
              <w:t>Professional Affiliations</w:t>
            </w:r>
          </w:p>
          <w:p w14:paraId="546CF05A" w14:textId="77777777" w:rsidR="007A3675" w:rsidRPr="00257064" w:rsidRDefault="007A3675" w:rsidP="007A3675">
            <w:pPr>
              <w:pStyle w:val="ListBullet"/>
              <w:framePr w:wrap="auto" w:vAnchor="margin" w:yAlign="inline"/>
              <w:spacing w:after="120"/>
              <w:suppressOverlap w:val="0"/>
            </w:pPr>
            <w:r w:rsidRPr="00257064">
              <w:t>Registered Professional Engineer, APEGA</w:t>
            </w:r>
          </w:p>
          <w:p w14:paraId="724D8868" w14:textId="77777777" w:rsidR="007A3675" w:rsidRPr="00257064" w:rsidRDefault="007A3675" w:rsidP="007A3675">
            <w:pPr>
              <w:pStyle w:val="ListBullet"/>
              <w:framePr w:wrap="auto" w:vAnchor="margin" w:yAlign="inline"/>
              <w:spacing w:after="120"/>
              <w:suppressOverlap w:val="0"/>
            </w:pPr>
            <w:r w:rsidRPr="00257064">
              <w:t>Registered Professional Engineer, APEGS</w:t>
            </w:r>
          </w:p>
          <w:p w14:paraId="442D9937" w14:textId="77777777" w:rsidR="007A3675" w:rsidRPr="00257064" w:rsidRDefault="007A3675" w:rsidP="007A3675">
            <w:pPr>
              <w:pStyle w:val="SidebarHeading"/>
            </w:pPr>
            <w:r w:rsidRPr="00257064">
              <w:t>AWARDS</w:t>
            </w:r>
          </w:p>
          <w:p w14:paraId="245BB5AA" w14:textId="77777777" w:rsidR="007A3675" w:rsidRPr="00257064" w:rsidRDefault="007A3675" w:rsidP="007A3675">
            <w:pPr>
              <w:pStyle w:val="ListBullet"/>
              <w:framePr w:wrap="auto" w:vAnchor="margin" w:yAlign="inline"/>
              <w:spacing w:after="120"/>
              <w:suppressOverlap w:val="0"/>
              <w:rPr>
                <w:sz w:val="18"/>
                <w:szCs w:val="18"/>
              </w:rPr>
            </w:pPr>
            <w:r w:rsidRPr="00257064">
              <w:rPr>
                <w:rFonts w:eastAsia="Calibri" w:cs="Arial"/>
                <w:b/>
                <w:sz w:val="18"/>
                <w:szCs w:val="18"/>
              </w:rPr>
              <w:t>Mayor’s Urban Design Awards</w:t>
            </w:r>
            <w:r w:rsidRPr="00257064">
              <w:rPr>
                <w:rFonts w:eastAsia="Calibri" w:cs="Arial"/>
                <w:sz w:val="18"/>
                <w:szCs w:val="18"/>
              </w:rPr>
              <w:t xml:space="preserve"> – SAIT </w:t>
            </w:r>
            <w:r w:rsidRPr="00257064">
              <w:rPr>
                <w:sz w:val="18"/>
                <w:szCs w:val="18"/>
              </w:rPr>
              <w:t>Polytechnic</w:t>
            </w:r>
            <w:r w:rsidRPr="00257064">
              <w:rPr>
                <w:rFonts w:eastAsia="Calibri" w:cs="Arial"/>
                <w:sz w:val="18"/>
                <w:szCs w:val="18"/>
              </w:rPr>
              <w:t xml:space="preserve"> Parking Garage </w:t>
            </w:r>
          </w:p>
          <w:p w14:paraId="6D54F6B3" w14:textId="77777777" w:rsidR="007A3675" w:rsidRPr="00257064" w:rsidRDefault="007A3675" w:rsidP="007A3675">
            <w:pPr>
              <w:pStyle w:val="ListBullet"/>
              <w:framePr w:wrap="auto" w:vAnchor="margin" w:yAlign="inline"/>
              <w:spacing w:after="120"/>
              <w:suppressOverlap w:val="0"/>
              <w:rPr>
                <w:sz w:val="18"/>
                <w:szCs w:val="18"/>
              </w:rPr>
            </w:pPr>
            <w:r w:rsidRPr="00257064">
              <w:rPr>
                <w:b/>
                <w:sz w:val="18"/>
                <w:szCs w:val="18"/>
              </w:rPr>
              <w:t>IIDA Award of Merit</w:t>
            </w:r>
            <w:r w:rsidRPr="00257064">
              <w:rPr>
                <w:sz w:val="18"/>
                <w:szCs w:val="18"/>
              </w:rPr>
              <w:t xml:space="preserve"> – Calgary Esso Avitat Air Terminal Building</w:t>
            </w:r>
          </w:p>
          <w:p w14:paraId="6F8916DA" w14:textId="77777777" w:rsidR="007A3675" w:rsidRPr="00257064" w:rsidRDefault="007A3675" w:rsidP="007A3675">
            <w:pPr>
              <w:pStyle w:val="ListBullet"/>
              <w:framePr w:wrap="auto" w:vAnchor="margin" w:yAlign="inline"/>
              <w:spacing w:after="120"/>
              <w:suppressOverlap w:val="0"/>
              <w:rPr>
                <w:sz w:val="18"/>
                <w:szCs w:val="18"/>
              </w:rPr>
            </w:pPr>
            <w:r w:rsidRPr="00257064">
              <w:rPr>
                <w:b/>
                <w:sz w:val="18"/>
                <w:szCs w:val="18"/>
              </w:rPr>
              <w:t>IIDA Award of Merit</w:t>
            </w:r>
            <w:r w:rsidRPr="00257064">
              <w:rPr>
                <w:sz w:val="18"/>
                <w:szCs w:val="18"/>
              </w:rPr>
              <w:t xml:space="preserve"> – Calgary International Airport Operations Tower</w:t>
            </w:r>
          </w:p>
          <w:p w14:paraId="678BEA7B" w14:textId="493AA80E" w:rsidR="00E377D7" w:rsidRPr="00257064" w:rsidRDefault="00E377D7" w:rsidP="00E377D7">
            <w:pPr>
              <w:pStyle w:val="SidebarHeading"/>
            </w:pPr>
            <w:r>
              <w:t>Security Clearnace</w:t>
            </w:r>
          </w:p>
          <w:p w14:paraId="1464F3A5" w14:textId="203FAD0A" w:rsidR="00E377D7" w:rsidRDefault="00E377D7" w:rsidP="00E377D7">
            <w:pPr>
              <w:pStyle w:val="ListBullet"/>
              <w:framePr w:wrap="auto" w:vAnchor="margin" w:yAlign="inline"/>
              <w:suppressOverlap w:val="0"/>
            </w:pPr>
            <w:r>
              <w:t>Govt. of Canada Security Screening Certificate – Reliability Status</w:t>
            </w:r>
          </w:p>
          <w:p w14:paraId="793EA3B3" w14:textId="7FE3B935" w:rsidR="00E377D7" w:rsidRPr="00257064" w:rsidRDefault="00E377D7" w:rsidP="00E377D7">
            <w:pPr>
              <w:pStyle w:val="ListBullet"/>
              <w:framePr w:wrap="auto" w:vAnchor="margin" w:yAlign="inline"/>
              <w:suppressOverlap w:val="0"/>
            </w:pPr>
            <w:r>
              <w:t>File #:  96041492-0001992221</w:t>
            </w:r>
          </w:p>
        </w:tc>
      </w:tr>
      <w:tr w:rsidR="007522C8" w:rsidRPr="00257064" w14:paraId="0371B506" w14:textId="77777777" w:rsidTr="00EC492F">
        <w:trPr>
          <w:trHeight w:val="673"/>
        </w:trPr>
        <w:tc>
          <w:tcPr>
            <w:tcW w:w="2844" w:type="dxa"/>
            <w:vMerge/>
            <w:shd w:val="clear" w:color="auto" w:fill="F2F2F2" w:themeFill="background1" w:themeFillShade="F2"/>
          </w:tcPr>
          <w:p w14:paraId="6F4D4C36" w14:textId="77777777" w:rsidR="00383504" w:rsidRPr="00257064" w:rsidRDefault="00383504" w:rsidP="00EC492F">
            <w:pPr>
              <w:pStyle w:val="SidebarHeading"/>
              <w:rPr>
                <w:color w:val="auto"/>
              </w:rPr>
            </w:pPr>
          </w:p>
        </w:tc>
      </w:tr>
      <w:tr w:rsidR="007522C8" w:rsidRPr="00257064" w14:paraId="23F444E1" w14:textId="77777777" w:rsidTr="00EC492F">
        <w:trPr>
          <w:trHeight w:val="673"/>
        </w:trPr>
        <w:tc>
          <w:tcPr>
            <w:tcW w:w="2844" w:type="dxa"/>
            <w:vMerge/>
            <w:tcBorders>
              <w:bottom w:val="single" w:sz="48" w:space="0" w:color="00863F" w:themeColor="accent1"/>
            </w:tcBorders>
            <w:shd w:val="clear" w:color="auto" w:fill="F2F2F2" w:themeFill="background1" w:themeFillShade="F2"/>
          </w:tcPr>
          <w:p w14:paraId="3C3A4EF8" w14:textId="77777777" w:rsidR="00383504" w:rsidRPr="00257064" w:rsidRDefault="00383504" w:rsidP="00EC492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540"/>
      </w:tblGrid>
      <w:tr w:rsidR="007522C8" w:rsidRPr="00257064" w14:paraId="256EAC4B" w14:textId="77777777" w:rsidTr="00191910">
        <w:trPr>
          <w:trHeight w:val="340"/>
        </w:trPr>
        <w:tc>
          <w:tcPr>
            <w:tcW w:w="6379" w:type="dxa"/>
          </w:tcPr>
          <w:p w14:paraId="6D033BD6" w14:textId="77777777" w:rsidR="005B3D90" w:rsidRPr="00257064" w:rsidRDefault="00256452" w:rsidP="00A827A1">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A827A1" w:rsidRPr="00257064">
                  <w:rPr>
                    <w:rStyle w:val="NameChar"/>
                    <w:color w:val="auto"/>
                  </w:rPr>
                  <w:t>MAURO PLENZIK,</w:t>
                </w:r>
              </w:sdtContent>
            </w:sdt>
            <w:r w:rsidR="008047EE" w:rsidRPr="00257064">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A827A1" w:rsidRPr="00257064">
                  <w:rPr>
                    <w:rStyle w:val="CredentialsChar"/>
                    <w:color w:val="auto"/>
                    <w:sz w:val="22"/>
                    <w:szCs w:val="22"/>
                  </w:rPr>
                  <w:t>P.Eng.</w:t>
                </w:r>
              </w:sdtContent>
            </w:sdt>
          </w:p>
        </w:tc>
        <w:tc>
          <w:tcPr>
            <w:tcW w:w="1540" w:type="dxa"/>
            <w:vMerge w:val="restart"/>
          </w:tcPr>
          <w:p w14:paraId="301B6140" w14:textId="77777777" w:rsidR="005B3D90" w:rsidRPr="00257064" w:rsidRDefault="00191910" w:rsidP="003D5F7F">
            <w:pPr>
              <w:pStyle w:val="NoSpacing"/>
              <w:jc w:val="right"/>
              <w:rPr>
                <w:noProof/>
                <w:lang w:eastAsia="en-CA"/>
              </w:rPr>
            </w:pPr>
            <w:r w:rsidRPr="00257064">
              <w:rPr>
                <w:b/>
                <w:caps/>
                <w:noProof/>
                <w:lang w:val="en-US"/>
              </w:rPr>
              <w:drawing>
                <wp:inline distT="0" distB="0" distL="0" distR="0" wp14:anchorId="3739D0B0" wp14:editId="24DD9B05">
                  <wp:extent cx="917465" cy="468000"/>
                  <wp:effectExtent l="0" t="0" r="0" b="8255"/>
                  <wp:docPr id="1478690844" name="Picture 1478690844"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257064" w14:paraId="4B26152F" w14:textId="77777777" w:rsidTr="00191910">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6379" w:type="dxa"/>
              </w:tcPr>
              <w:p w14:paraId="21D47D22" w14:textId="77777777" w:rsidR="005B3D90" w:rsidRPr="00257064" w:rsidRDefault="00A827A1" w:rsidP="00A827A1">
                <w:pPr>
                  <w:pStyle w:val="MCWTitle"/>
                  <w:rPr>
                    <w:b w:val="0"/>
                    <w:caps w:val="0"/>
                  </w:rPr>
                </w:pPr>
                <w:r w:rsidRPr="00257064">
                  <w:rPr>
                    <w:rStyle w:val="MCWTitleChar"/>
                    <w:b/>
                    <w:caps/>
                    <w:color w:val="auto"/>
                    <w:sz w:val="24"/>
                    <w:szCs w:val="24"/>
                  </w:rPr>
                  <w:t>Principal</w:t>
                </w:r>
              </w:p>
            </w:tc>
          </w:sdtContent>
        </w:sdt>
        <w:tc>
          <w:tcPr>
            <w:tcW w:w="1540" w:type="dxa"/>
            <w:vMerge/>
          </w:tcPr>
          <w:p w14:paraId="6FD14A8E" w14:textId="77777777" w:rsidR="005B3D90" w:rsidRPr="00257064" w:rsidRDefault="005B3D90" w:rsidP="003D5F7F">
            <w:pPr>
              <w:pStyle w:val="NoSpacing"/>
              <w:jc w:val="right"/>
              <w:rPr>
                <w:noProof/>
                <w:lang w:eastAsia="en-CA"/>
              </w:rPr>
            </w:pPr>
          </w:p>
        </w:tc>
      </w:tr>
    </w:tbl>
    <w:p w14:paraId="0F077F9F" w14:textId="77777777" w:rsidR="00383504" w:rsidRPr="00257064" w:rsidRDefault="005863AB" w:rsidP="00E8347D">
      <w:pPr>
        <w:pStyle w:val="MainHeading"/>
        <w:spacing w:after="120"/>
      </w:pPr>
      <w:r w:rsidRPr="00257064">
        <w:t>Profile</w:t>
      </w:r>
    </w:p>
    <w:p w14:paraId="2DB7BE8B" w14:textId="3A9BE387" w:rsidR="00A827A1" w:rsidRPr="00257064" w:rsidRDefault="00A827A1" w:rsidP="00D4650E">
      <w:r w:rsidRPr="00257064">
        <w:t xml:space="preserve">As one of the principals </w:t>
      </w:r>
      <w:r w:rsidR="00315707">
        <w:t>at</w:t>
      </w:r>
      <w:r w:rsidR="00191910" w:rsidRPr="00257064">
        <w:t xml:space="preserve"> MCW</w:t>
      </w:r>
      <w:r w:rsidRPr="00257064">
        <w:t xml:space="preserve">, Mauro is a meticulous and detail-oriented engineer with a thorough understanding of buildings engineering and combines business acumen and skill to lead various types of projects. Recognized for his leadership style and excellent communication skills, Mauro encourages input from all stakeholders to ensure a client driven design is achieved.  Mauro brings valuable buildings electrical engineering experience in all facets of the industry including commercial, industrial, educational, retail, government, and health care projects. Achieving a great working relationship with the clients, their personnel &amp; stakeholders is paramount to Mauro. A successful project stems from a great team effort along with the technical knowledge of the industry design standards. Mauro’s field and hands-on experience has proven valuable in developing a design, performing quality control on his team’s design or providing solutions to field challenges.  </w:t>
      </w:r>
    </w:p>
    <w:p w14:paraId="7D15B4C8" w14:textId="77777777" w:rsidR="00000D2A" w:rsidRPr="00257064" w:rsidRDefault="00000D2A" w:rsidP="007522C8">
      <w:pPr>
        <w:pStyle w:val="MainHeading"/>
      </w:pPr>
      <w:r w:rsidRPr="00257064">
        <w:t>Relevant Project Experience</w:t>
      </w:r>
    </w:p>
    <w:p w14:paraId="44C55823" w14:textId="77777777" w:rsidR="00EC492F" w:rsidRPr="00257064" w:rsidRDefault="00EC492F" w:rsidP="00BB7C3A">
      <w:pPr>
        <w:pStyle w:val="ListBullet2"/>
      </w:pPr>
      <w:r w:rsidRPr="00257064">
        <w:t>Commercial / Office</w:t>
      </w:r>
    </w:p>
    <w:p w14:paraId="1473D0B4" w14:textId="77777777" w:rsidR="00B17D8D" w:rsidRDefault="00B17D8D" w:rsidP="00B17D8D">
      <w:pPr>
        <w:pStyle w:val="NoSpacing"/>
        <w:numPr>
          <w:ilvl w:val="0"/>
          <w:numId w:val="37"/>
        </w:numPr>
        <w:ind w:left="3685" w:hanging="2965"/>
      </w:pPr>
      <w:r>
        <w:t>Belvedere Market, Buildings 1, 2, 3, 4, 5, 6, Calgary, AB</w:t>
      </w:r>
    </w:p>
    <w:p w14:paraId="2AC5C6DE" w14:textId="2634C857" w:rsidR="00B17D8D" w:rsidRDefault="00B17D8D" w:rsidP="00B17D8D">
      <w:pPr>
        <w:pStyle w:val="NoSpacing"/>
        <w:spacing w:after="60"/>
        <w:ind w:left="3686"/>
      </w:pPr>
      <w:r w:rsidRPr="00B17D8D">
        <w:t>Role on Project: Principal-In-Charge</w:t>
      </w:r>
    </w:p>
    <w:p w14:paraId="6383E456" w14:textId="5568A66F" w:rsidR="00B67C69" w:rsidRPr="00257064" w:rsidRDefault="00B67C69" w:rsidP="00B67C69">
      <w:pPr>
        <w:pStyle w:val="NoSpacing"/>
        <w:numPr>
          <w:ilvl w:val="0"/>
          <w:numId w:val="37"/>
        </w:numPr>
        <w:spacing w:after="60"/>
        <w:ind w:left="3686" w:hanging="2966"/>
      </w:pPr>
      <w:r w:rsidRPr="00257064">
        <w:t xml:space="preserve">Certus Sage Hill, Base Building </w:t>
      </w:r>
      <w:r>
        <w:t>Ph 1-2</w:t>
      </w:r>
      <w:r w:rsidRPr="00257064">
        <w:t>, Calgary, AB, 2024</w:t>
      </w:r>
      <w:r w:rsidRPr="00257064">
        <w:br/>
        <w:t>Role on Project: Principal-In-Charge</w:t>
      </w:r>
    </w:p>
    <w:p w14:paraId="516682F8" w14:textId="77777777" w:rsidR="00B67C69" w:rsidRPr="00257064" w:rsidRDefault="00B67C69" w:rsidP="00B67C69">
      <w:pPr>
        <w:pStyle w:val="NoSpacing"/>
        <w:numPr>
          <w:ilvl w:val="0"/>
          <w:numId w:val="37"/>
        </w:numPr>
        <w:spacing w:after="60"/>
        <w:ind w:left="3686" w:hanging="2966"/>
      </w:pPr>
      <w:r w:rsidRPr="00257064">
        <w:t>Tech Middletown Crossing, Sparwood, BC, 2023</w:t>
      </w:r>
      <w:r w:rsidRPr="00257064">
        <w:br/>
      </w:r>
      <w:r w:rsidRPr="00257064">
        <w:rPr>
          <w:noProof/>
          <w:lang w:val="en-US"/>
        </w:rPr>
        <w:t>Role on Project:</w:t>
      </w:r>
      <w:r>
        <w:rPr>
          <w:noProof/>
          <w:lang w:val="en-US"/>
        </w:rPr>
        <w:t xml:space="preserve"> Electrical Lead</w:t>
      </w:r>
    </w:p>
    <w:p w14:paraId="2D178DE1" w14:textId="77777777" w:rsidR="00685E84" w:rsidRDefault="00B67C69" w:rsidP="00B67C69">
      <w:pPr>
        <w:pStyle w:val="NoSpacing"/>
        <w:numPr>
          <w:ilvl w:val="0"/>
          <w:numId w:val="37"/>
        </w:numPr>
        <w:spacing w:after="60"/>
        <w:ind w:left="3686" w:hanging="2966"/>
      </w:pPr>
      <w:r w:rsidRPr="00257064">
        <w:t>CoolIT Systems, Life Safety Upgrades, Calgary, AB, 2022</w:t>
      </w:r>
      <w:r w:rsidRPr="00257064">
        <w:br/>
      </w:r>
      <w:r w:rsidRPr="00257064">
        <w:rPr>
          <w:noProof/>
          <w:lang w:val="en-US"/>
        </w:rPr>
        <w:t>Role on Project</w:t>
      </w:r>
      <w:r w:rsidR="00685E84">
        <w:rPr>
          <w:noProof/>
          <w:lang w:val="en-US"/>
        </w:rPr>
        <w:t xml:space="preserve">: </w:t>
      </w:r>
      <w:r w:rsidR="00685E84" w:rsidRPr="00257064">
        <w:t>Principal-In-Charge</w:t>
      </w:r>
    </w:p>
    <w:p w14:paraId="665C9846" w14:textId="69C53C3F" w:rsidR="00685E84" w:rsidRDefault="00685E84" w:rsidP="00685E84">
      <w:pPr>
        <w:pStyle w:val="NoSpacing"/>
        <w:numPr>
          <w:ilvl w:val="0"/>
          <w:numId w:val="37"/>
        </w:numPr>
        <w:spacing w:after="60"/>
        <w:ind w:left="3686" w:hanging="2966"/>
      </w:pPr>
      <w:r>
        <w:t>Holt Renfrew Calgary Renovation</w:t>
      </w:r>
      <w:r w:rsidRPr="00257064">
        <w:t xml:space="preserve">, Calgary, AB, </w:t>
      </w:r>
      <w:r w:rsidRPr="00257064">
        <w:br/>
      </w:r>
      <w:r w:rsidRPr="00257064">
        <w:rPr>
          <w:noProof/>
          <w:lang w:val="en-US"/>
        </w:rPr>
        <w:t>Role on Project</w:t>
      </w:r>
      <w:r>
        <w:rPr>
          <w:noProof/>
          <w:lang w:val="en-US"/>
        </w:rPr>
        <w:t xml:space="preserve">: </w:t>
      </w:r>
      <w:r>
        <w:t>Engineer or Record</w:t>
      </w:r>
    </w:p>
    <w:p w14:paraId="5CF8D640" w14:textId="36390A0C" w:rsidR="00953C48" w:rsidRDefault="00953C48" w:rsidP="00B67C69">
      <w:pPr>
        <w:pStyle w:val="NoSpacing"/>
        <w:numPr>
          <w:ilvl w:val="0"/>
          <w:numId w:val="37"/>
        </w:numPr>
        <w:spacing w:after="60"/>
        <w:ind w:left="3686" w:hanging="2966"/>
      </w:pPr>
      <w:r w:rsidRPr="00257064">
        <w:t>Mancal 53</w:t>
      </w:r>
      <w:r w:rsidRPr="00257064">
        <w:rPr>
          <w:vertAlign w:val="superscript"/>
        </w:rPr>
        <w:t>rd</w:t>
      </w:r>
      <w:r w:rsidRPr="00257064">
        <w:t xml:space="preserve"> Ave, Tenant Improvements, Calgary, AB, 2024</w:t>
      </w:r>
      <w:r w:rsidRPr="00257064">
        <w:br/>
        <w:t>Role on Project: Principal-In-Charge</w:t>
      </w:r>
    </w:p>
    <w:p w14:paraId="088C613A" w14:textId="1F51CDAE" w:rsidR="00306C29" w:rsidRDefault="00306C29" w:rsidP="00306C29">
      <w:pPr>
        <w:pStyle w:val="NoSpacing"/>
        <w:numPr>
          <w:ilvl w:val="0"/>
          <w:numId w:val="37"/>
        </w:numPr>
        <w:spacing w:after="60"/>
        <w:ind w:left="3686" w:hanging="2966"/>
      </w:pPr>
      <w:r>
        <w:t>Weber Helicopter Hanger Golden</w:t>
      </w:r>
      <w:r w:rsidRPr="00257064">
        <w:t xml:space="preserve">, </w:t>
      </w:r>
      <w:r>
        <w:t>BC</w:t>
      </w:r>
      <w:r w:rsidRPr="00257064">
        <w:t xml:space="preserve">, </w:t>
      </w:r>
      <w:r>
        <w:t>(work in progress)</w:t>
      </w:r>
      <w:r w:rsidRPr="00257064">
        <w:br/>
        <w:t>Role on Project: Principal-In-Charge</w:t>
      </w:r>
    </w:p>
    <w:p w14:paraId="789D71CD" w14:textId="73127846" w:rsidR="00544289" w:rsidRPr="00257064" w:rsidRDefault="00544289" w:rsidP="0066044A">
      <w:pPr>
        <w:pStyle w:val="NoSpacing"/>
        <w:numPr>
          <w:ilvl w:val="0"/>
          <w:numId w:val="37"/>
        </w:numPr>
        <w:spacing w:after="60"/>
        <w:ind w:left="3686" w:hanging="2966"/>
      </w:pPr>
      <w:r w:rsidRPr="00257064">
        <w:t>General Dynamics, Tenant Improvement, Calgary, AB, 2023</w:t>
      </w:r>
      <w:r w:rsidRPr="00257064">
        <w:br/>
        <w:t>Role on Project: Electrical Discipline Lead</w:t>
      </w:r>
    </w:p>
    <w:p w14:paraId="47AF7107" w14:textId="6E98D7D8" w:rsidR="0066044A" w:rsidRPr="00257064" w:rsidRDefault="0066044A" w:rsidP="0066044A">
      <w:pPr>
        <w:pStyle w:val="NoSpacing"/>
        <w:numPr>
          <w:ilvl w:val="0"/>
          <w:numId w:val="37"/>
        </w:numPr>
        <w:spacing w:after="60"/>
        <w:ind w:left="3686" w:hanging="2966"/>
      </w:pPr>
      <w:r w:rsidRPr="00257064">
        <w:rPr>
          <w:lang w:val="en-US"/>
        </w:rPr>
        <w:t>CBI Health, Renovations</w:t>
      </w:r>
      <w:r w:rsidRPr="00257064">
        <w:t>, Calgary, AB, 2023</w:t>
      </w:r>
      <w:r w:rsidRPr="00257064">
        <w:br/>
        <w:t>Role on Project: Principal-In-Charge</w:t>
      </w:r>
    </w:p>
    <w:p w14:paraId="3BD0EF88" w14:textId="6F746163" w:rsidR="00830D15" w:rsidRPr="00257064" w:rsidRDefault="00BA2F8F" w:rsidP="00B67C69">
      <w:pPr>
        <w:pStyle w:val="NoSpacing"/>
        <w:numPr>
          <w:ilvl w:val="0"/>
          <w:numId w:val="37"/>
        </w:numPr>
        <w:spacing w:after="60"/>
        <w:ind w:left="3686" w:hanging="2966"/>
      </w:pPr>
      <w:r w:rsidRPr="00257064">
        <w:t>Viking Protection Office – Renovation &amp; Expansion, Calgary, AB, 2023</w:t>
      </w:r>
      <w:r w:rsidRPr="00257064">
        <w:br/>
        <w:t>Role on Project: Principal-In-Charge</w:t>
      </w:r>
    </w:p>
    <w:p w14:paraId="2520BFBC" w14:textId="424F677A" w:rsidR="005C1556" w:rsidRPr="00257064" w:rsidRDefault="005C1556" w:rsidP="005C1556">
      <w:pPr>
        <w:pStyle w:val="NoSpacing"/>
        <w:numPr>
          <w:ilvl w:val="0"/>
          <w:numId w:val="37"/>
        </w:numPr>
        <w:spacing w:after="60"/>
        <w:ind w:left="3686" w:hanging="2966"/>
      </w:pPr>
      <w:r w:rsidRPr="00257064">
        <w:rPr>
          <w:lang w:val="en-US"/>
        </w:rPr>
        <w:t>USAY New Building</w:t>
      </w:r>
      <w:r w:rsidRPr="00257064">
        <w:t xml:space="preserve">, Calgary, AB, </w:t>
      </w:r>
      <w:r w:rsidR="0066044A" w:rsidRPr="00257064">
        <w:t>2022</w:t>
      </w:r>
      <w:r w:rsidRPr="00257064">
        <w:br/>
        <w:t xml:space="preserve">Role on Project: </w:t>
      </w:r>
      <w:r w:rsidR="003F358D" w:rsidRPr="00257064">
        <w:t>Principal-In-Charge</w:t>
      </w:r>
    </w:p>
    <w:p w14:paraId="46C3A2B2" w14:textId="19098431" w:rsidR="00442389" w:rsidRPr="00257064" w:rsidRDefault="00442389" w:rsidP="00BB7C3A">
      <w:pPr>
        <w:pStyle w:val="NoSpacing"/>
        <w:numPr>
          <w:ilvl w:val="0"/>
          <w:numId w:val="37"/>
        </w:numPr>
        <w:spacing w:after="60"/>
        <w:ind w:left="3686" w:hanging="2966"/>
      </w:pPr>
      <w:r w:rsidRPr="00257064">
        <w:t>Whitecap Resources, Fire Alarm Verification Inspection</w:t>
      </w:r>
      <w:r w:rsidR="00C9661F" w:rsidRPr="00257064">
        <w:t xml:space="preserve"> Calgary, AB</w:t>
      </w:r>
      <w:r w:rsidR="00C9661F" w:rsidRPr="00257064">
        <w:rPr>
          <w:lang w:val="en-US"/>
        </w:rPr>
        <w:t xml:space="preserve">, </w:t>
      </w:r>
      <w:r w:rsidR="00C9661F" w:rsidRPr="00257064">
        <w:rPr>
          <w:lang w:val="en-US"/>
        </w:rPr>
        <w:br/>
        <w:t xml:space="preserve">Role on Project: </w:t>
      </w:r>
      <w:r w:rsidR="003F358D" w:rsidRPr="00257064">
        <w:rPr>
          <w:lang w:val="en-US"/>
        </w:rPr>
        <w:t>Principal-In-Charge</w:t>
      </w:r>
    </w:p>
    <w:p w14:paraId="12CC5BB7" w14:textId="1D210F63" w:rsidR="00C9661F" w:rsidRPr="00257064" w:rsidRDefault="00C9661F" w:rsidP="00BB7C3A">
      <w:pPr>
        <w:pStyle w:val="NoSpacing"/>
        <w:numPr>
          <w:ilvl w:val="0"/>
          <w:numId w:val="37"/>
        </w:numPr>
        <w:spacing w:after="60"/>
        <w:ind w:left="3686" w:hanging="2966"/>
      </w:pPr>
      <w:r w:rsidRPr="00257064">
        <w:rPr>
          <w:lang w:val="en-US"/>
        </w:rPr>
        <w:t xml:space="preserve">Missao Tenant Improvement, Calgary, AB, </w:t>
      </w:r>
      <w:r w:rsidRPr="00257064">
        <w:rPr>
          <w:lang w:val="en-US"/>
        </w:rPr>
        <w:br/>
        <w:t xml:space="preserve">Role on Project: </w:t>
      </w:r>
      <w:r w:rsidR="003F358D" w:rsidRPr="00257064">
        <w:rPr>
          <w:lang w:val="en-US"/>
        </w:rPr>
        <w:t>Principal-In-Charge</w:t>
      </w:r>
    </w:p>
    <w:p w14:paraId="7B3A9A03" w14:textId="18581CAA" w:rsidR="0047183A" w:rsidRPr="00257064" w:rsidRDefault="0047183A" w:rsidP="00BB7C3A">
      <w:pPr>
        <w:pStyle w:val="NoSpacing"/>
        <w:numPr>
          <w:ilvl w:val="0"/>
          <w:numId w:val="37"/>
        </w:numPr>
        <w:spacing w:after="60"/>
        <w:ind w:left="3686" w:hanging="2966"/>
      </w:pPr>
      <w:r w:rsidRPr="00257064">
        <w:t xml:space="preserve">YCE Conceptual Design and Condition Assessment, Calgary, AB, </w:t>
      </w:r>
      <w:r w:rsidRPr="00257064">
        <w:br/>
        <w:t xml:space="preserve">Role on Project: </w:t>
      </w:r>
      <w:r w:rsidR="003F358D" w:rsidRPr="00257064">
        <w:t>Principal-In-Charge</w:t>
      </w:r>
    </w:p>
    <w:p w14:paraId="51072FB2" w14:textId="63FC771D" w:rsidR="00E17C7B" w:rsidRDefault="00E17C7B" w:rsidP="00E17C7B">
      <w:pPr>
        <w:pStyle w:val="NoSpacing"/>
        <w:numPr>
          <w:ilvl w:val="0"/>
          <w:numId w:val="37"/>
        </w:numPr>
        <w:ind w:left="3685" w:hanging="2965"/>
      </w:pPr>
      <w:r w:rsidRPr="00E17C7B">
        <w:t>Calgary Public Building District Energy</w:t>
      </w:r>
    </w:p>
    <w:p w14:paraId="2E75AF8B" w14:textId="64250D84" w:rsidR="00E17C7B" w:rsidRDefault="00E17C7B" w:rsidP="00E17C7B">
      <w:pPr>
        <w:pStyle w:val="NoSpacing"/>
        <w:spacing w:after="60"/>
        <w:ind w:left="3686"/>
      </w:pPr>
      <w:r w:rsidRPr="00E17C7B">
        <w:t>Role on Project: Principal-In-Charge</w:t>
      </w:r>
    </w:p>
    <w:p w14:paraId="18AF7A5C" w14:textId="04606AAF" w:rsidR="005C1556" w:rsidRPr="00257064" w:rsidRDefault="005C1556" w:rsidP="005C1556">
      <w:pPr>
        <w:pStyle w:val="NoSpacing"/>
        <w:numPr>
          <w:ilvl w:val="0"/>
          <w:numId w:val="37"/>
        </w:numPr>
        <w:spacing w:after="60"/>
        <w:ind w:left="3686" w:hanging="2966"/>
      </w:pPr>
      <w:r w:rsidRPr="00257064">
        <w:t>Enbridge Office</w:t>
      </w:r>
      <w:r w:rsidR="00E42F56">
        <w:t xml:space="preserve"> Tower</w:t>
      </w:r>
      <w:r w:rsidRPr="00257064">
        <w:t xml:space="preserve"> Renovation, Calgary, AB, </w:t>
      </w:r>
      <w:r w:rsidRPr="00257064">
        <w:br/>
      </w:r>
      <w:r w:rsidRPr="00257064">
        <w:rPr>
          <w:noProof/>
          <w:lang w:val="en-US"/>
        </w:rPr>
        <w:t>Role on Project:</w:t>
      </w:r>
      <w:r w:rsidR="00E42F56" w:rsidRPr="00E42F56">
        <w:t xml:space="preserve"> </w:t>
      </w:r>
      <w:r w:rsidR="00E42F56" w:rsidRPr="00E42F56">
        <w:rPr>
          <w:noProof/>
        </w:rPr>
        <w:t>Principal-In-Charge</w:t>
      </w:r>
    </w:p>
    <w:p w14:paraId="7B28D27E" w14:textId="2FDE0B95" w:rsidR="007A3675" w:rsidRPr="00257064" w:rsidRDefault="007A3675" w:rsidP="00BB7C3A">
      <w:pPr>
        <w:pStyle w:val="NoSpacing"/>
        <w:numPr>
          <w:ilvl w:val="0"/>
          <w:numId w:val="37"/>
        </w:numPr>
        <w:spacing w:after="60"/>
        <w:ind w:left="3686" w:hanging="2966"/>
      </w:pPr>
      <w:r w:rsidRPr="00257064">
        <w:t>Maple Reinders Calgary Office Building, Calgary, AB</w:t>
      </w:r>
      <w:r w:rsidR="0060486F" w:rsidRPr="00257064">
        <w:t xml:space="preserve">, </w:t>
      </w:r>
      <w:r w:rsidR="00E04146" w:rsidRPr="00257064">
        <w:br/>
        <w:t xml:space="preserve">Role on Project: </w:t>
      </w:r>
      <w:r w:rsidR="003F358D" w:rsidRPr="00257064">
        <w:t>Principal-In-Charge</w:t>
      </w:r>
    </w:p>
    <w:p w14:paraId="5BEE76A7" w14:textId="1D4CD17B" w:rsidR="00E04146" w:rsidRPr="00257064" w:rsidRDefault="00E04146" w:rsidP="00BB7C3A">
      <w:pPr>
        <w:pStyle w:val="NoSpacing"/>
        <w:numPr>
          <w:ilvl w:val="0"/>
          <w:numId w:val="37"/>
        </w:numPr>
        <w:spacing w:after="60"/>
        <w:ind w:left="3686" w:hanging="2966"/>
      </w:pPr>
      <w:r w:rsidRPr="00257064">
        <w:t>Alberta Construction Safety Association (ACSA), Various Locations, AB</w:t>
      </w:r>
      <w:r w:rsidRPr="00257064">
        <w:br/>
        <w:t xml:space="preserve">Role on Project: </w:t>
      </w:r>
      <w:r w:rsidR="003F358D" w:rsidRPr="00257064">
        <w:t>Principal-In-Charge</w:t>
      </w:r>
    </w:p>
    <w:p w14:paraId="171AF0B9" w14:textId="746F28FE" w:rsidR="00E04146" w:rsidRPr="00257064" w:rsidRDefault="007A3675" w:rsidP="00E04146">
      <w:pPr>
        <w:pStyle w:val="NoSpacing"/>
        <w:numPr>
          <w:ilvl w:val="1"/>
          <w:numId w:val="37"/>
        </w:numPr>
        <w:spacing w:after="60"/>
        <w:ind w:left="3969" w:hanging="283"/>
      </w:pPr>
      <w:r w:rsidRPr="00257064">
        <w:lastRenderedPageBreak/>
        <w:t>ACSA Fort McMurray Office, Fort McMurray, AB</w:t>
      </w:r>
      <w:r w:rsidR="0060486F" w:rsidRPr="00257064">
        <w:t xml:space="preserve">, </w:t>
      </w:r>
    </w:p>
    <w:p w14:paraId="76DB3E85" w14:textId="67849E9E" w:rsidR="005259FE" w:rsidRPr="00257064" w:rsidRDefault="007A3675" w:rsidP="00764026">
      <w:pPr>
        <w:pStyle w:val="NoSpacing"/>
        <w:numPr>
          <w:ilvl w:val="1"/>
          <w:numId w:val="37"/>
        </w:numPr>
        <w:spacing w:after="60"/>
        <w:ind w:left="3970" w:hanging="284"/>
      </w:pPr>
      <w:r w:rsidRPr="00257064">
        <w:t>ACSA Edmonton Office, Edmonton, AB</w:t>
      </w:r>
      <w:r w:rsidR="0060486F" w:rsidRPr="00257064">
        <w:t xml:space="preserve">, </w:t>
      </w:r>
    </w:p>
    <w:p w14:paraId="1A060DB7" w14:textId="3B1CA8CB" w:rsidR="005259FE" w:rsidRPr="00257064" w:rsidRDefault="005259FE" w:rsidP="00256452">
      <w:pPr>
        <w:pStyle w:val="NoSpacing"/>
        <w:numPr>
          <w:ilvl w:val="0"/>
          <w:numId w:val="37"/>
        </w:numPr>
        <w:spacing w:after="60"/>
        <w:ind w:left="709" w:hanging="567"/>
      </w:pPr>
      <w:r w:rsidRPr="00257064">
        <w:t>CO-OP Grocery, Liquor and Cannabis Stores</w:t>
      </w:r>
      <w:r w:rsidR="00764026" w:rsidRPr="00257064">
        <w:t xml:space="preserve"> – New and Tenant Improvements</w:t>
      </w:r>
      <w:r w:rsidRPr="00257064">
        <w:t>, Various Locations, AB</w:t>
      </w:r>
      <w:r w:rsidRPr="00257064">
        <w:br/>
        <w:t xml:space="preserve">Role on Project: </w:t>
      </w:r>
      <w:r w:rsidR="003F358D" w:rsidRPr="00257064">
        <w:t>Principal-In-Charge</w:t>
      </w:r>
    </w:p>
    <w:p w14:paraId="71C45CA4" w14:textId="573DA5A3" w:rsidR="0023361C" w:rsidRDefault="0023361C" w:rsidP="00156D76">
      <w:pPr>
        <w:pStyle w:val="NoSpacing"/>
        <w:numPr>
          <w:ilvl w:val="1"/>
          <w:numId w:val="37"/>
        </w:numPr>
        <w:spacing w:after="60"/>
        <w:ind w:left="1134" w:hanging="425"/>
      </w:pPr>
      <w:r>
        <w:t>Oakridge Store, Calgary, AB</w:t>
      </w:r>
    </w:p>
    <w:p w14:paraId="1DA31F87" w14:textId="429C81E2" w:rsidR="0023361C" w:rsidRDefault="0023361C" w:rsidP="00156D76">
      <w:pPr>
        <w:pStyle w:val="NoSpacing"/>
        <w:numPr>
          <w:ilvl w:val="1"/>
          <w:numId w:val="37"/>
        </w:numPr>
        <w:spacing w:after="60"/>
        <w:ind w:left="1134" w:hanging="425"/>
      </w:pPr>
      <w:r>
        <w:t>North Hill Store, Calgary, AB</w:t>
      </w:r>
    </w:p>
    <w:p w14:paraId="640DCD90" w14:textId="6885D835" w:rsidR="00764026" w:rsidRPr="00257064" w:rsidRDefault="007A3675" w:rsidP="00156D76">
      <w:pPr>
        <w:pStyle w:val="NoSpacing"/>
        <w:numPr>
          <w:ilvl w:val="1"/>
          <w:numId w:val="37"/>
        </w:numPr>
        <w:spacing w:after="60"/>
        <w:ind w:left="1134" w:hanging="425"/>
      </w:pPr>
      <w:r w:rsidRPr="00257064">
        <w:t>Head Office, Calgary, A</w:t>
      </w:r>
      <w:r w:rsidR="00764026" w:rsidRPr="00257064">
        <w:t>B</w:t>
      </w:r>
      <w:r w:rsidR="0060486F" w:rsidRPr="00257064">
        <w:t xml:space="preserve">, </w:t>
      </w:r>
    </w:p>
    <w:p w14:paraId="2C69D841" w14:textId="79192191" w:rsidR="00764026" w:rsidRDefault="00764026" w:rsidP="0023361C">
      <w:pPr>
        <w:pStyle w:val="NoSpacing"/>
        <w:numPr>
          <w:ilvl w:val="1"/>
          <w:numId w:val="37"/>
        </w:numPr>
        <w:spacing w:after="60"/>
        <w:ind w:left="1134" w:hanging="425"/>
      </w:pPr>
      <w:r w:rsidRPr="00257064">
        <w:t>High River Food Store and Wine and Spirits Store, High River, AB</w:t>
      </w:r>
      <w:r w:rsidR="0060486F" w:rsidRPr="00257064">
        <w:t xml:space="preserve">, </w:t>
      </w:r>
    </w:p>
    <w:p w14:paraId="76303632" w14:textId="27E958D5" w:rsidR="0023361C" w:rsidRPr="00257064" w:rsidRDefault="0023361C" w:rsidP="0023361C">
      <w:pPr>
        <w:pStyle w:val="NoSpacing"/>
        <w:numPr>
          <w:ilvl w:val="1"/>
          <w:numId w:val="37"/>
        </w:numPr>
        <w:spacing w:after="60"/>
        <w:ind w:left="1134" w:hanging="425"/>
      </w:pPr>
      <w:r w:rsidRPr="00257064">
        <w:t>Crowfoot Food Store Renovation, Calgary,</w:t>
      </w:r>
      <w:r>
        <w:t>AB</w:t>
      </w:r>
    </w:p>
    <w:p w14:paraId="2BC42374" w14:textId="5E1DC95E" w:rsidR="0023361C" w:rsidRPr="00257064" w:rsidRDefault="0023361C" w:rsidP="00637112">
      <w:pPr>
        <w:pStyle w:val="NoSpacing"/>
        <w:numPr>
          <w:ilvl w:val="1"/>
          <w:numId w:val="37"/>
        </w:numPr>
        <w:spacing w:after="60"/>
        <w:ind w:left="1134" w:hanging="425"/>
      </w:pPr>
      <w:r w:rsidRPr="00257064">
        <w:t>Crowfoot Wine and Spirits Store, Calgary, AB,</w:t>
      </w:r>
    </w:p>
    <w:p w14:paraId="20C5EF10" w14:textId="5BFF2CD5" w:rsidR="00764026" w:rsidRPr="00257064" w:rsidRDefault="00764026" w:rsidP="00637112">
      <w:pPr>
        <w:pStyle w:val="NoSpacing"/>
        <w:numPr>
          <w:ilvl w:val="1"/>
          <w:numId w:val="37"/>
        </w:numPr>
        <w:spacing w:after="60"/>
        <w:ind w:left="1134" w:hanging="425"/>
      </w:pPr>
      <w:r w:rsidRPr="00257064">
        <w:t>Beddington Food Store and Mall Renovation, Calgary, AB</w:t>
      </w:r>
      <w:r w:rsidR="0060486F" w:rsidRPr="00257064">
        <w:t xml:space="preserve">, </w:t>
      </w:r>
    </w:p>
    <w:p w14:paraId="26A7866B" w14:textId="6767DB84" w:rsidR="00764026" w:rsidRPr="00257064" w:rsidRDefault="00764026" w:rsidP="00637112">
      <w:pPr>
        <w:pStyle w:val="NoSpacing"/>
        <w:numPr>
          <w:ilvl w:val="1"/>
          <w:numId w:val="37"/>
        </w:numPr>
        <w:spacing w:after="60"/>
        <w:ind w:left="1134" w:hanging="425"/>
      </w:pPr>
      <w:r w:rsidRPr="00257064">
        <w:t>Beddington Wine and Spirits Store, Calgary, AB</w:t>
      </w:r>
      <w:r w:rsidR="0060486F" w:rsidRPr="00257064">
        <w:t xml:space="preserve">, </w:t>
      </w:r>
    </w:p>
    <w:p w14:paraId="61F3E715" w14:textId="3726A23B" w:rsidR="00764026" w:rsidRDefault="00764026" w:rsidP="00637112">
      <w:pPr>
        <w:pStyle w:val="NoSpacing"/>
        <w:numPr>
          <w:ilvl w:val="1"/>
          <w:numId w:val="37"/>
        </w:numPr>
        <w:spacing w:after="60"/>
        <w:ind w:left="1134" w:hanging="425"/>
      </w:pPr>
      <w:r w:rsidRPr="00257064">
        <w:t>Hamptons</w:t>
      </w:r>
      <w:r w:rsidR="0023361C">
        <w:t xml:space="preserve"> Food Store</w:t>
      </w:r>
      <w:r w:rsidRPr="00257064">
        <w:t xml:space="preserve"> Renovations, Calgary, AB</w:t>
      </w:r>
      <w:r w:rsidR="0060486F" w:rsidRPr="00257064">
        <w:t xml:space="preserve">, </w:t>
      </w:r>
    </w:p>
    <w:p w14:paraId="1E247C5B" w14:textId="4D749D48" w:rsidR="0040704C" w:rsidRDefault="0040704C" w:rsidP="00637112">
      <w:pPr>
        <w:pStyle w:val="NoSpacing"/>
        <w:numPr>
          <w:ilvl w:val="1"/>
          <w:numId w:val="37"/>
        </w:numPr>
        <w:spacing w:after="60"/>
        <w:ind w:left="1134" w:hanging="425"/>
      </w:pPr>
      <w:r>
        <w:t>Hamptons Food Store Building Assessment, Calgary, AB</w:t>
      </w:r>
    </w:p>
    <w:p w14:paraId="4675566E" w14:textId="585368D4" w:rsidR="0040704C" w:rsidRPr="00257064" w:rsidRDefault="0023361C" w:rsidP="0040704C">
      <w:pPr>
        <w:pStyle w:val="NoSpacing"/>
        <w:numPr>
          <w:ilvl w:val="1"/>
          <w:numId w:val="37"/>
        </w:numPr>
        <w:spacing w:after="60"/>
        <w:ind w:left="1134" w:hanging="425"/>
      </w:pPr>
      <w:r w:rsidRPr="00257064">
        <w:t>Hamptons</w:t>
      </w:r>
      <w:r>
        <w:t xml:space="preserve"> Wine and Spirits Store</w:t>
      </w:r>
      <w:r w:rsidRPr="00257064">
        <w:t>, Calgary, AB</w:t>
      </w:r>
    </w:p>
    <w:p w14:paraId="04C37E9A" w14:textId="1344C978" w:rsidR="00764026" w:rsidRPr="00257064" w:rsidRDefault="00764026" w:rsidP="00637112">
      <w:pPr>
        <w:pStyle w:val="NoSpacing"/>
        <w:numPr>
          <w:ilvl w:val="1"/>
          <w:numId w:val="37"/>
        </w:numPr>
        <w:spacing w:after="60"/>
        <w:ind w:left="1134" w:hanging="425"/>
      </w:pPr>
      <w:r w:rsidRPr="00257064">
        <w:t>Richmond Road Renovations, Calgary, AB</w:t>
      </w:r>
      <w:r w:rsidR="0060486F" w:rsidRPr="00257064">
        <w:t xml:space="preserve">, </w:t>
      </w:r>
    </w:p>
    <w:p w14:paraId="5B6C2B6C" w14:textId="50F1B8DD" w:rsidR="00764026" w:rsidRDefault="00764026" w:rsidP="00637112">
      <w:pPr>
        <w:pStyle w:val="NoSpacing"/>
        <w:numPr>
          <w:ilvl w:val="1"/>
          <w:numId w:val="37"/>
        </w:numPr>
        <w:spacing w:after="60"/>
        <w:ind w:left="1134" w:hanging="425"/>
      </w:pPr>
      <w:r w:rsidRPr="00257064">
        <w:t>Macleod</w:t>
      </w:r>
      <w:r w:rsidR="00384A61" w:rsidRPr="00257064">
        <w:t xml:space="preserve"> Store</w:t>
      </w:r>
      <w:r w:rsidRPr="00257064">
        <w:t xml:space="preserve"> Relighting Project, Calgary, AB</w:t>
      </w:r>
      <w:r w:rsidR="0060486F" w:rsidRPr="00257064">
        <w:t xml:space="preserve">, </w:t>
      </w:r>
    </w:p>
    <w:p w14:paraId="73BF0391" w14:textId="5F70AA9E" w:rsidR="00156D76" w:rsidRDefault="00156D76" w:rsidP="00637112">
      <w:pPr>
        <w:pStyle w:val="NoSpacing"/>
        <w:numPr>
          <w:ilvl w:val="1"/>
          <w:numId w:val="37"/>
        </w:numPr>
        <w:spacing w:after="60"/>
        <w:ind w:left="1134" w:hanging="425"/>
      </w:pPr>
      <w:r w:rsidRPr="00257064">
        <w:t xml:space="preserve">Macleod </w:t>
      </w:r>
      <w:r>
        <w:t>CRU Stand-alone Building</w:t>
      </w:r>
      <w:r w:rsidRPr="00257064">
        <w:t>, Calgary, AB</w:t>
      </w:r>
    </w:p>
    <w:p w14:paraId="0042A683" w14:textId="130300BA" w:rsidR="0040704C" w:rsidRDefault="0040704C" w:rsidP="00637112">
      <w:pPr>
        <w:pStyle w:val="NoSpacing"/>
        <w:numPr>
          <w:ilvl w:val="1"/>
          <w:numId w:val="37"/>
        </w:numPr>
        <w:spacing w:after="60"/>
        <w:ind w:left="1134" w:hanging="425"/>
      </w:pPr>
      <w:r>
        <w:t>Midtown Wine &amp; Spirits</w:t>
      </w:r>
    </w:p>
    <w:p w14:paraId="266B7D54" w14:textId="4BE4C259" w:rsidR="0040704C" w:rsidRDefault="0040704C" w:rsidP="00637112">
      <w:pPr>
        <w:pStyle w:val="NoSpacing"/>
        <w:numPr>
          <w:ilvl w:val="1"/>
          <w:numId w:val="37"/>
        </w:numPr>
        <w:spacing w:after="60"/>
        <w:ind w:left="1134" w:hanging="425"/>
      </w:pPr>
      <w:r>
        <w:t>World of Whiskey</w:t>
      </w:r>
    </w:p>
    <w:p w14:paraId="0A13295A" w14:textId="43B1FA58" w:rsidR="0040704C" w:rsidRDefault="0040704C" w:rsidP="00637112">
      <w:pPr>
        <w:pStyle w:val="NoSpacing"/>
        <w:numPr>
          <w:ilvl w:val="1"/>
          <w:numId w:val="37"/>
        </w:numPr>
        <w:spacing w:after="60"/>
        <w:ind w:left="1134" w:hanging="425"/>
      </w:pPr>
      <w:r>
        <w:t>Village Square Whitebox, Calgary, AB</w:t>
      </w:r>
    </w:p>
    <w:p w14:paraId="62690FD4" w14:textId="51E4371B" w:rsidR="0040704C" w:rsidRPr="00257064" w:rsidRDefault="0040704C" w:rsidP="00637112">
      <w:pPr>
        <w:pStyle w:val="NoSpacing"/>
        <w:numPr>
          <w:ilvl w:val="1"/>
          <w:numId w:val="37"/>
        </w:numPr>
        <w:spacing w:after="60"/>
        <w:ind w:left="1134" w:hanging="425"/>
      </w:pPr>
      <w:r>
        <w:t>Beddington Whitebox, Calgary, AB</w:t>
      </w:r>
    </w:p>
    <w:p w14:paraId="240C606B" w14:textId="3E284FC0" w:rsidR="000C6E31" w:rsidRPr="00257064" w:rsidRDefault="000C6E31" w:rsidP="000C6E31">
      <w:pPr>
        <w:pStyle w:val="NoSpacing"/>
        <w:numPr>
          <w:ilvl w:val="0"/>
          <w:numId w:val="37"/>
        </w:numPr>
        <w:spacing w:before="60" w:after="60"/>
        <w:ind w:left="709" w:hanging="567"/>
      </w:pPr>
      <w:r>
        <w:t>Safeway Renovations</w:t>
      </w:r>
      <w:r w:rsidRPr="00257064">
        <w:t xml:space="preserve">,  </w:t>
      </w:r>
      <w:r w:rsidRPr="00257064">
        <w:br/>
        <w:t>Role on Project: Principal-In-Charge</w:t>
      </w:r>
    </w:p>
    <w:p w14:paraId="7D4FBBD1" w14:textId="77777777" w:rsidR="000C6E31" w:rsidRDefault="000C6E31" w:rsidP="000C6E31">
      <w:pPr>
        <w:pStyle w:val="NoSpacing"/>
        <w:numPr>
          <w:ilvl w:val="1"/>
          <w:numId w:val="37"/>
        </w:numPr>
        <w:spacing w:after="60"/>
        <w:ind w:left="1134" w:hanging="425"/>
      </w:pPr>
      <w:r w:rsidRPr="00257064">
        <w:t xml:space="preserve">Red Deer Grocery Store, Red Deer, AB, </w:t>
      </w:r>
    </w:p>
    <w:p w14:paraId="007A0EF6" w14:textId="03194752" w:rsidR="000C6E31" w:rsidRDefault="000C6E31" w:rsidP="000C6E31">
      <w:pPr>
        <w:pStyle w:val="NoSpacing"/>
        <w:numPr>
          <w:ilvl w:val="1"/>
          <w:numId w:val="37"/>
        </w:numPr>
        <w:spacing w:after="60"/>
        <w:ind w:left="1134" w:hanging="425"/>
      </w:pPr>
      <w:r>
        <w:t>Okotoks Liquor Store</w:t>
      </w:r>
    </w:p>
    <w:p w14:paraId="39BD6D39" w14:textId="3B9B1AD5" w:rsidR="000C6E31" w:rsidRPr="00257064" w:rsidRDefault="000C6E31" w:rsidP="000C6E31">
      <w:pPr>
        <w:pStyle w:val="NoSpacing"/>
        <w:numPr>
          <w:ilvl w:val="1"/>
          <w:numId w:val="37"/>
        </w:numPr>
        <w:spacing w:after="60"/>
        <w:ind w:left="1134" w:hanging="425"/>
      </w:pPr>
      <w:r>
        <w:t>Mission Liquor Store</w:t>
      </w:r>
    </w:p>
    <w:p w14:paraId="6B592BA0" w14:textId="3B0BB1C1" w:rsidR="00156D76" w:rsidRPr="00257064" w:rsidRDefault="00156D76" w:rsidP="00156D76">
      <w:pPr>
        <w:pStyle w:val="NoSpacing"/>
        <w:numPr>
          <w:ilvl w:val="0"/>
          <w:numId w:val="37"/>
        </w:numPr>
        <w:spacing w:before="60" w:after="60"/>
        <w:ind w:left="709" w:hanging="567"/>
      </w:pPr>
      <w:r>
        <w:t>Harmon</w:t>
      </w:r>
      <w:r w:rsidR="00306C29">
        <w:t>y</w:t>
      </w:r>
      <w:r>
        <w:t xml:space="preserve"> Common Grounds</w:t>
      </w:r>
      <w:r w:rsidRPr="00257064">
        <w:t xml:space="preserve">, </w:t>
      </w:r>
      <w:r>
        <w:t>Harmony</w:t>
      </w:r>
      <w:r w:rsidRPr="00257064">
        <w:t xml:space="preserve">, AB, </w:t>
      </w:r>
      <w:r w:rsidRPr="00257064">
        <w:br/>
        <w:t>Role on Project: Principal-In-Charge</w:t>
      </w:r>
    </w:p>
    <w:p w14:paraId="638C5445" w14:textId="0734542E" w:rsidR="00C8160F" w:rsidRPr="00257064" w:rsidRDefault="007A3675" w:rsidP="00637112">
      <w:pPr>
        <w:pStyle w:val="NoSpacing"/>
        <w:numPr>
          <w:ilvl w:val="0"/>
          <w:numId w:val="37"/>
        </w:numPr>
        <w:spacing w:before="60" w:after="60"/>
        <w:ind w:left="709" w:hanging="567"/>
      </w:pPr>
      <w:r w:rsidRPr="00257064">
        <w:t>C</w:t>
      </w:r>
      <w:r w:rsidR="00C8160F" w:rsidRPr="00257064">
        <w:t xml:space="preserve">anadian </w:t>
      </w:r>
      <w:r w:rsidRPr="00257064">
        <w:t>P</w:t>
      </w:r>
      <w:r w:rsidR="00C8160F" w:rsidRPr="00257064">
        <w:t>acific</w:t>
      </w:r>
      <w:r w:rsidRPr="00257064">
        <w:t xml:space="preserve"> </w:t>
      </w:r>
      <w:r w:rsidR="00C8160F" w:rsidRPr="00257064">
        <w:t xml:space="preserve">(CP) </w:t>
      </w:r>
      <w:r w:rsidRPr="00257064">
        <w:t>Rail</w:t>
      </w:r>
      <w:r w:rsidR="00C8160F" w:rsidRPr="00257064">
        <w:t>, Calgary, AB</w:t>
      </w:r>
      <w:r w:rsidR="00A0520B" w:rsidRPr="00257064">
        <w:br/>
      </w:r>
      <w:r w:rsidR="00C8160F" w:rsidRPr="00257064">
        <w:t xml:space="preserve">Role on Project: </w:t>
      </w:r>
      <w:r w:rsidR="003F358D" w:rsidRPr="00257064">
        <w:t>Principal-In-Charge</w:t>
      </w:r>
    </w:p>
    <w:p w14:paraId="7A01D0E4" w14:textId="58916702" w:rsidR="00C8160F" w:rsidRPr="00257064" w:rsidRDefault="00C8160F" w:rsidP="00637112">
      <w:pPr>
        <w:pStyle w:val="NoSpacing"/>
        <w:numPr>
          <w:ilvl w:val="1"/>
          <w:numId w:val="37"/>
        </w:numPr>
        <w:spacing w:after="60"/>
        <w:ind w:left="1134" w:hanging="425"/>
      </w:pPr>
      <w:r w:rsidRPr="00257064">
        <w:t xml:space="preserve">CP </w:t>
      </w:r>
      <w:r w:rsidR="007A3675" w:rsidRPr="00257064">
        <w:t>Pavilion Building, Calgary, AB</w:t>
      </w:r>
      <w:r w:rsidR="00637112" w:rsidRPr="00257064">
        <w:t xml:space="preserve">, </w:t>
      </w:r>
    </w:p>
    <w:p w14:paraId="70315D7C" w14:textId="5D299BAE" w:rsidR="007A3675" w:rsidRPr="00257064" w:rsidRDefault="007A3675" w:rsidP="00637112">
      <w:pPr>
        <w:pStyle w:val="NoSpacing"/>
        <w:numPr>
          <w:ilvl w:val="1"/>
          <w:numId w:val="37"/>
        </w:numPr>
        <w:spacing w:after="60"/>
        <w:ind w:left="1134" w:hanging="425"/>
      </w:pPr>
      <w:r w:rsidRPr="00257064">
        <w:t>CP Police Headquarters Building</w:t>
      </w:r>
      <w:r w:rsidR="00637112" w:rsidRPr="00257064">
        <w:t xml:space="preserve">, </w:t>
      </w:r>
    </w:p>
    <w:p w14:paraId="5282D184" w14:textId="204647E4" w:rsidR="00C8160F" w:rsidRPr="00257064" w:rsidRDefault="007A3675" w:rsidP="00637112">
      <w:pPr>
        <w:pStyle w:val="NoSpacing"/>
        <w:numPr>
          <w:ilvl w:val="1"/>
          <w:numId w:val="37"/>
        </w:numPr>
        <w:spacing w:after="60"/>
        <w:ind w:left="1134" w:hanging="425"/>
      </w:pPr>
      <w:r w:rsidRPr="00257064">
        <w:t>CP NOC 1 Vestibule Renovation</w:t>
      </w:r>
      <w:r w:rsidR="00637112" w:rsidRPr="00257064">
        <w:t xml:space="preserve">, </w:t>
      </w:r>
    </w:p>
    <w:p w14:paraId="11189A8A" w14:textId="4340BBF6" w:rsidR="007A3675" w:rsidRPr="00257064" w:rsidRDefault="007A3675" w:rsidP="00637112">
      <w:pPr>
        <w:pStyle w:val="NoSpacing"/>
        <w:numPr>
          <w:ilvl w:val="1"/>
          <w:numId w:val="37"/>
        </w:numPr>
        <w:spacing w:after="60"/>
        <w:ind w:left="1134" w:hanging="425"/>
      </w:pPr>
      <w:r w:rsidRPr="00257064">
        <w:t>CP Ogden Site development</w:t>
      </w:r>
      <w:r w:rsidR="00637112" w:rsidRPr="00257064">
        <w:t xml:space="preserve">, </w:t>
      </w:r>
    </w:p>
    <w:p w14:paraId="4051A4CC" w14:textId="77777777" w:rsidR="00B87418" w:rsidRPr="00257064" w:rsidRDefault="00B87418" w:rsidP="00B87418">
      <w:pPr>
        <w:pStyle w:val="NoSpacing"/>
        <w:numPr>
          <w:ilvl w:val="0"/>
          <w:numId w:val="37"/>
        </w:numPr>
        <w:spacing w:after="60"/>
        <w:ind w:left="709" w:hanging="567"/>
        <w:rPr>
          <w:lang w:val="en-US"/>
        </w:rPr>
      </w:pPr>
      <w:r w:rsidRPr="00257064">
        <w:rPr>
          <w:lang w:val="en-US"/>
        </w:rPr>
        <w:t xml:space="preserve">Calgary Film Centre, Calgary, AB, </w:t>
      </w:r>
      <w:r w:rsidRPr="00257064">
        <w:rPr>
          <w:lang w:val="en-US"/>
        </w:rPr>
        <w:br/>
        <w:t>Role on Project: Principal-In-Charge</w:t>
      </w:r>
    </w:p>
    <w:p w14:paraId="6DD4CBAD" w14:textId="319F6740" w:rsidR="00A37C02" w:rsidRPr="00257064" w:rsidRDefault="007A3675" w:rsidP="00C35D20">
      <w:pPr>
        <w:pStyle w:val="NoSpacing"/>
        <w:numPr>
          <w:ilvl w:val="0"/>
          <w:numId w:val="37"/>
        </w:numPr>
        <w:spacing w:after="60"/>
        <w:ind w:left="709" w:hanging="567"/>
      </w:pPr>
      <w:r w:rsidRPr="00257064">
        <w:t>A</w:t>
      </w:r>
      <w:r w:rsidR="00A37C02" w:rsidRPr="00257064">
        <w:t>TCO</w:t>
      </w:r>
      <w:r w:rsidRPr="00257064">
        <w:t xml:space="preserve"> </w:t>
      </w:r>
      <w:r w:rsidR="00A37C02" w:rsidRPr="00257064">
        <w:t>Energy, Various Locations, AB</w:t>
      </w:r>
    </w:p>
    <w:p w14:paraId="677F2FE7" w14:textId="2577A6CF" w:rsidR="007A3675" w:rsidRPr="00257064" w:rsidRDefault="007A3675" w:rsidP="00637112">
      <w:pPr>
        <w:pStyle w:val="NoSpacing"/>
        <w:numPr>
          <w:ilvl w:val="1"/>
          <w:numId w:val="37"/>
        </w:numPr>
        <w:spacing w:after="60"/>
        <w:ind w:left="1134" w:hanging="425"/>
      </w:pPr>
      <w:r w:rsidRPr="00257064">
        <w:t>Airdrie Facility, Airdrie, AB</w:t>
      </w:r>
      <w:r w:rsidR="00637112" w:rsidRPr="00257064">
        <w:t xml:space="preserve">, </w:t>
      </w:r>
    </w:p>
    <w:p w14:paraId="155D9074" w14:textId="7A470FE3" w:rsidR="007A3675" w:rsidRDefault="007A3675" w:rsidP="00637112">
      <w:pPr>
        <w:pStyle w:val="NoSpacing"/>
        <w:numPr>
          <w:ilvl w:val="1"/>
          <w:numId w:val="37"/>
        </w:numPr>
        <w:spacing w:after="60"/>
        <w:ind w:left="1134" w:hanging="425"/>
      </w:pPr>
      <w:r w:rsidRPr="00257064">
        <w:t>Okotoks Facility, Okotoks, AB</w:t>
      </w:r>
      <w:r w:rsidR="00637112" w:rsidRPr="00257064">
        <w:t xml:space="preserve">, </w:t>
      </w:r>
    </w:p>
    <w:p w14:paraId="0809C4EC" w14:textId="77777777" w:rsidR="00F90AD2" w:rsidRDefault="00F90AD2" w:rsidP="00F90AD2">
      <w:pPr>
        <w:pStyle w:val="NoSpacing"/>
        <w:numPr>
          <w:ilvl w:val="0"/>
          <w:numId w:val="37"/>
        </w:numPr>
        <w:spacing w:after="60"/>
        <w:ind w:left="709" w:hanging="567"/>
      </w:pPr>
      <w:r>
        <w:t>ATB – Various Projects, Alberta</w:t>
      </w:r>
    </w:p>
    <w:p w14:paraId="79D436F8" w14:textId="2092060C" w:rsidR="00F90AD2" w:rsidRDefault="00F90AD2" w:rsidP="00F90AD2">
      <w:pPr>
        <w:pStyle w:val="NoSpacing"/>
        <w:spacing w:after="60"/>
        <w:ind w:left="709"/>
      </w:pPr>
      <w:r w:rsidRPr="00F90AD2">
        <w:t>Role on Projects: Principal-In-Charge</w:t>
      </w:r>
    </w:p>
    <w:p w14:paraId="5D4DD2DC" w14:textId="77777777" w:rsidR="00F90AD2" w:rsidRPr="00D661D5" w:rsidRDefault="00F90AD2" w:rsidP="00F90AD2">
      <w:pPr>
        <w:pStyle w:val="NoSpacing"/>
        <w:numPr>
          <w:ilvl w:val="1"/>
          <w:numId w:val="37"/>
        </w:numPr>
        <w:spacing w:after="60"/>
        <w:ind w:left="1134" w:hanging="425"/>
      </w:pPr>
      <w:r w:rsidRPr="00D661D5">
        <w:t>Township Branch Renovation</w:t>
      </w:r>
    </w:p>
    <w:p w14:paraId="0D9F2B0D" w14:textId="77777777" w:rsidR="00F90AD2" w:rsidRPr="00D661D5" w:rsidRDefault="00F90AD2" w:rsidP="00F90AD2">
      <w:pPr>
        <w:pStyle w:val="NoSpacing"/>
        <w:numPr>
          <w:ilvl w:val="1"/>
          <w:numId w:val="37"/>
        </w:numPr>
        <w:spacing w:after="60"/>
        <w:ind w:left="1134" w:hanging="425"/>
      </w:pPr>
      <w:r w:rsidRPr="00D661D5">
        <w:t>West Springs Branch Renovation</w:t>
      </w:r>
    </w:p>
    <w:p w14:paraId="2E433F21" w14:textId="77777777" w:rsidR="00F90AD2" w:rsidRPr="00D661D5" w:rsidRDefault="00F90AD2" w:rsidP="00F90AD2">
      <w:pPr>
        <w:pStyle w:val="NoSpacing"/>
        <w:numPr>
          <w:ilvl w:val="1"/>
          <w:numId w:val="37"/>
        </w:numPr>
        <w:spacing w:after="60"/>
        <w:ind w:left="1134" w:hanging="425"/>
      </w:pPr>
      <w:r w:rsidRPr="00D661D5">
        <w:t>Red Deer Branch Renovation</w:t>
      </w:r>
    </w:p>
    <w:p w14:paraId="64D9B1AC" w14:textId="77777777" w:rsidR="00F90AD2" w:rsidRPr="00D661D5" w:rsidRDefault="00F90AD2" w:rsidP="00F90AD2">
      <w:pPr>
        <w:pStyle w:val="NoSpacing"/>
        <w:numPr>
          <w:ilvl w:val="1"/>
          <w:numId w:val="37"/>
        </w:numPr>
        <w:spacing w:after="60"/>
        <w:ind w:left="1134" w:hanging="425"/>
      </w:pPr>
      <w:r w:rsidRPr="00D661D5">
        <w:t>St. Albert Tudor Glen Branch Renovation</w:t>
      </w:r>
    </w:p>
    <w:p w14:paraId="0E8207C7" w14:textId="77777777" w:rsidR="00F90AD2" w:rsidRPr="00D661D5" w:rsidRDefault="00F90AD2" w:rsidP="00F90AD2">
      <w:pPr>
        <w:pStyle w:val="NoSpacing"/>
        <w:numPr>
          <w:ilvl w:val="1"/>
          <w:numId w:val="37"/>
        </w:numPr>
        <w:spacing w:after="60"/>
        <w:ind w:left="1134" w:hanging="425"/>
      </w:pPr>
      <w:r w:rsidRPr="00D661D5">
        <w:t>St. Albert North Branch Renovation</w:t>
      </w:r>
    </w:p>
    <w:p w14:paraId="2D710D2C" w14:textId="77777777" w:rsidR="00F90AD2" w:rsidRPr="00D661D5" w:rsidRDefault="00F90AD2" w:rsidP="00F90AD2">
      <w:pPr>
        <w:pStyle w:val="NoSpacing"/>
        <w:numPr>
          <w:ilvl w:val="1"/>
          <w:numId w:val="37"/>
        </w:numPr>
        <w:spacing w:after="60"/>
        <w:ind w:left="1134" w:hanging="425"/>
      </w:pPr>
      <w:r w:rsidRPr="00D661D5">
        <w:lastRenderedPageBreak/>
        <w:t>Edmonton Skyview</w:t>
      </w:r>
    </w:p>
    <w:p w14:paraId="65132D72" w14:textId="77777777" w:rsidR="00F90AD2" w:rsidRPr="00D661D5" w:rsidRDefault="00F90AD2" w:rsidP="00F90AD2">
      <w:pPr>
        <w:pStyle w:val="NoSpacing"/>
        <w:numPr>
          <w:ilvl w:val="1"/>
          <w:numId w:val="37"/>
        </w:numPr>
        <w:spacing w:after="60"/>
        <w:ind w:left="1134" w:hanging="425"/>
      </w:pPr>
      <w:r w:rsidRPr="00D661D5">
        <w:t>Deerfoot Meadows</w:t>
      </w:r>
    </w:p>
    <w:p w14:paraId="2BC34DCD" w14:textId="77777777" w:rsidR="00F90AD2" w:rsidRPr="00D661D5" w:rsidRDefault="00F90AD2" w:rsidP="00F90AD2">
      <w:pPr>
        <w:pStyle w:val="NoSpacing"/>
        <w:numPr>
          <w:ilvl w:val="1"/>
          <w:numId w:val="37"/>
        </w:numPr>
        <w:spacing w:after="60"/>
        <w:ind w:left="1134" w:hanging="425"/>
      </w:pPr>
      <w:r w:rsidRPr="00D661D5">
        <w:t>Strathmore Branch Renovation</w:t>
      </w:r>
    </w:p>
    <w:p w14:paraId="7E8C6DB6" w14:textId="77777777" w:rsidR="00F90AD2" w:rsidRPr="00D661D5" w:rsidRDefault="00F90AD2" w:rsidP="00F90AD2">
      <w:pPr>
        <w:pStyle w:val="NoSpacing"/>
        <w:numPr>
          <w:ilvl w:val="1"/>
          <w:numId w:val="37"/>
        </w:numPr>
        <w:spacing w:after="60"/>
        <w:ind w:left="1134" w:hanging="425"/>
      </w:pPr>
      <w:r w:rsidRPr="00D661D5">
        <w:t>Forest lawn Branch Renovation</w:t>
      </w:r>
    </w:p>
    <w:p w14:paraId="1D4C0287" w14:textId="2ED1926D" w:rsidR="00F90AD2" w:rsidRDefault="00F90AD2" w:rsidP="00F90AD2">
      <w:pPr>
        <w:pStyle w:val="NoSpacing"/>
        <w:numPr>
          <w:ilvl w:val="1"/>
          <w:numId w:val="37"/>
        </w:numPr>
        <w:spacing w:after="60"/>
        <w:ind w:left="1134" w:hanging="425"/>
      </w:pPr>
      <w:r w:rsidRPr="00D661D5">
        <w:t>Hinton Branch Renovation</w:t>
      </w:r>
    </w:p>
    <w:p w14:paraId="24EAC795" w14:textId="77777777" w:rsidR="00AC0D69" w:rsidRDefault="00AC0D69" w:rsidP="00AC0D69">
      <w:pPr>
        <w:pStyle w:val="NoSpacing"/>
        <w:numPr>
          <w:ilvl w:val="0"/>
          <w:numId w:val="37"/>
        </w:numPr>
        <w:spacing w:after="60"/>
        <w:ind w:left="709" w:hanging="567"/>
      </w:pPr>
      <w:r w:rsidRPr="00257064">
        <w:t>Beaners, Tenant Improvement, Edmonton, AB, 2024</w:t>
      </w:r>
      <w:r w:rsidRPr="00257064">
        <w:br/>
        <w:t>Role on Project: Principal-In-Charge</w:t>
      </w:r>
    </w:p>
    <w:p w14:paraId="5DF7591F" w14:textId="77777777" w:rsidR="00AC0D69" w:rsidRDefault="00AC0D69" w:rsidP="00AC0D69">
      <w:pPr>
        <w:pStyle w:val="NoSpacing"/>
        <w:numPr>
          <w:ilvl w:val="0"/>
          <w:numId w:val="37"/>
        </w:numPr>
        <w:spacing w:after="60"/>
        <w:ind w:left="709" w:hanging="567"/>
      </w:pPr>
      <w:r w:rsidRPr="00257064">
        <w:t xml:space="preserve">Beaners, Tenant Improvement, </w:t>
      </w:r>
      <w:r>
        <w:t>Airdrie</w:t>
      </w:r>
      <w:r w:rsidRPr="00257064">
        <w:t>, AB, 2024</w:t>
      </w:r>
      <w:r w:rsidRPr="00257064">
        <w:br/>
        <w:t>Role on Project: Principal-In-Charge</w:t>
      </w:r>
    </w:p>
    <w:p w14:paraId="132F781E" w14:textId="17B72CD1" w:rsidR="00CE0414" w:rsidRDefault="00CE0414" w:rsidP="00AC0D69">
      <w:pPr>
        <w:pStyle w:val="NoSpacing"/>
        <w:numPr>
          <w:ilvl w:val="0"/>
          <w:numId w:val="37"/>
        </w:numPr>
        <w:spacing w:after="60"/>
        <w:ind w:left="709" w:hanging="567"/>
      </w:pPr>
      <w:r>
        <w:t>Lammle’s Chinook Store</w:t>
      </w:r>
    </w:p>
    <w:p w14:paraId="341C7BF3" w14:textId="4492FE34" w:rsidR="00CE0414" w:rsidRDefault="00CE0414" w:rsidP="00CE0414">
      <w:pPr>
        <w:pStyle w:val="NoSpacing"/>
        <w:spacing w:after="60"/>
        <w:ind w:left="709"/>
      </w:pPr>
      <w:r w:rsidRPr="00CE0414">
        <w:t>Role on Project: Principal-In-Charge</w:t>
      </w:r>
    </w:p>
    <w:p w14:paraId="72DAC657" w14:textId="77777777" w:rsidR="00C43BFF" w:rsidRPr="004A121C" w:rsidRDefault="00C43BFF" w:rsidP="00C43BFF">
      <w:pPr>
        <w:pStyle w:val="NoSpacing"/>
        <w:numPr>
          <w:ilvl w:val="0"/>
          <w:numId w:val="35"/>
        </w:numPr>
        <w:spacing w:after="60"/>
        <w:ind w:left="709" w:hanging="567"/>
      </w:pPr>
      <w:r w:rsidRPr="003C09AD">
        <w:rPr>
          <w:rFonts w:cs="TwCenMT-Regular"/>
          <w:color w:val="000000"/>
        </w:rPr>
        <w:t>Citizen Salon</w:t>
      </w:r>
      <w:r>
        <w:rPr>
          <w:rFonts w:cs="TwCenMT-Regular"/>
          <w:color w:val="000000"/>
        </w:rPr>
        <w:t xml:space="preserve"> Renovation</w:t>
      </w:r>
    </w:p>
    <w:p w14:paraId="59ACA97B" w14:textId="77777777" w:rsidR="00C01F56" w:rsidRDefault="00C01F56" w:rsidP="00C01F56">
      <w:pPr>
        <w:pStyle w:val="NoSpacing"/>
        <w:spacing w:after="60"/>
        <w:ind w:left="709"/>
      </w:pPr>
      <w:r w:rsidRPr="00CE0414">
        <w:t>Role on Project: Principal-In-Charge</w:t>
      </w:r>
    </w:p>
    <w:p w14:paraId="73E89883" w14:textId="77777777" w:rsidR="00AC0D69" w:rsidRDefault="00AC0D69" w:rsidP="00AC0D69">
      <w:pPr>
        <w:pStyle w:val="NoSpacing"/>
        <w:spacing w:after="60"/>
      </w:pPr>
    </w:p>
    <w:p w14:paraId="34D18BD4" w14:textId="6F77055E" w:rsidR="00306C29" w:rsidRPr="00257064" w:rsidRDefault="00306C29" w:rsidP="00306C29">
      <w:pPr>
        <w:pStyle w:val="ListBullet2"/>
      </w:pPr>
      <w:r w:rsidRPr="00257064">
        <w:t>C</w:t>
      </w:r>
      <w:r>
        <w:t>ar Dealerships</w:t>
      </w:r>
    </w:p>
    <w:p w14:paraId="4BF20FFC" w14:textId="77777777" w:rsidR="00306C29" w:rsidRPr="00257064" w:rsidRDefault="00306C29" w:rsidP="00306C29">
      <w:pPr>
        <w:pStyle w:val="NoSpacing"/>
        <w:numPr>
          <w:ilvl w:val="0"/>
          <w:numId w:val="37"/>
        </w:numPr>
        <w:spacing w:before="60" w:after="60"/>
        <w:ind w:left="709" w:hanging="567"/>
      </w:pPr>
      <w:r w:rsidRPr="00257064">
        <w:t>Okotoks Honda</w:t>
      </w:r>
      <w:r>
        <w:t xml:space="preserve"> Dealership</w:t>
      </w:r>
      <w:r w:rsidRPr="00257064">
        <w:t xml:space="preserve">, Okotoks, AB, </w:t>
      </w:r>
      <w:r w:rsidRPr="00257064">
        <w:br/>
        <w:t>Role on Project: Principal-In-Charge</w:t>
      </w:r>
    </w:p>
    <w:p w14:paraId="205C2239" w14:textId="77777777" w:rsidR="00306C29" w:rsidRDefault="00306C29" w:rsidP="00306C29">
      <w:pPr>
        <w:pStyle w:val="NoSpacing"/>
        <w:numPr>
          <w:ilvl w:val="0"/>
          <w:numId w:val="37"/>
        </w:numPr>
        <w:spacing w:after="60"/>
        <w:ind w:left="709" w:hanging="567"/>
      </w:pPr>
      <w:r w:rsidRPr="00257064">
        <w:t xml:space="preserve">BMW Royal Oak, Calgary, AB, </w:t>
      </w:r>
      <w:r w:rsidRPr="00257064">
        <w:br/>
        <w:t>Role on Project: Principal-In-Charge</w:t>
      </w:r>
    </w:p>
    <w:p w14:paraId="099998DC" w14:textId="77777777" w:rsidR="00306C29" w:rsidRDefault="00306C29" w:rsidP="00306C29">
      <w:pPr>
        <w:pStyle w:val="NoSpacing"/>
        <w:numPr>
          <w:ilvl w:val="0"/>
          <w:numId w:val="37"/>
        </w:numPr>
        <w:spacing w:after="60"/>
        <w:ind w:left="709" w:hanging="567"/>
      </w:pPr>
      <w:r w:rsidRPr="00F3295F">
        <w:t>North star Ford, Cochrane</w:t>
      </w:r>
      <w:r>
        <w:t>, AB</w:t>
      </w:r>
    </w:p>
    <w:p w14:paraId="6489F395" w14:textId="77777777" w:rsidR="00306C29" w:rsidRDefault="00306C29" w:rsidP="00306C29">
      <w:pPr>
        <w:pStyle w:val="NoSpacing"/>
        <w:spacing w:after="60"/>
        <w:ind w:left="709"/>
      </w:pPr>
      <w:r w:rsidRPr="00CE0414">
        <w:t>Role on Project: Principal-In-Charge</w:t>
      </w:r>
    </w:p>
    <w:p w14:paraId="1B5275CB" w14:textId="77777777" w:rsidR="00306C29" w:rsidRDefault="00306C29" w:rsidP="00306C29">
      <w:pPr>
        <w:pStyle w:val="NoSpacing"/>
        <w:numPr>
          <w:ilvl w:val="0"/>
          <w:numId w:val="37"/>
        </w:numPr>
        <w:spacing w:after="60"/>
        <w:ind w:left="709" w:hanging="567"/>
      </w:pPr>
      <w:r w:rsidRPr="00F3295F">
        <w:t>Hansen Ford, Grand Prairie</w:t>
      </w:r>
      <w:r>
        <w:t>, AB</w:t>
      </w:r>
    </w:p>
    <w:p w14:paraId="457DBE58" w14:textId="77777777" w:rsidR="00306C29" w:rsidRDefault="00306C29" w:rsidP="00306C29">
      <w:pPr>
        <w:pStyle w:val="NoSpacing"/>
        <w:spacing w:after="60"/>
        <w:ind w:left="709"/>
      </w:pPr>
      <w:r w:rsidRPr="00CE0414">
        <w:t>Role on Project: Principal-In-Charge</w:t>
      </w:r>
    </w:p>
    <w:p w14:paraId="03FC0865" w14:textId="77777777" w:rsidR="00306C29" w:rsidRDefault="00306C29" w:rsidP="00306C29">
      <w:pPr>
        <w:pStyle w:val="NoSpacing"/>
        <w:numPr>
          <w:ilvl w:val="0"/>
          <w:numId w:val="35"/>
        </w:numPr>
        <w:spacing w:after="60"/>
        <w:ind w:left="709" w:hanging="567"/>
      </w:pPr>
      <w:r>
        <w:t>Nissan Dealership, Medicine Hat, AB</w:t>
      </w:r>
    </w:p>
    <w:p w14:paraId="76DAB6AC" w14:textId="77777777" w:rsidR="00306C29" w:rsidRDefault="00306C29" w:rsidP="00306C29">
      <w:pPr>
        <w:pStyle w:val="NoSpacing"/>
        <w:spacing w:after="60"/>
        <w:ind w:left="709"/>
      </w:pPr>
      <w:r w:rsidRPr="00CE0414">
        <w:t>Role on Project: Principal-In-Charge</w:t>
      </w:r>
    </w:p>
    <w:p w14:paraId="3F9ED63A" w14:textId="77777777" w:rsidR="00306C29" w:rsidRDefault="00306C29" w:rsidP="00306C29">
      <w:pPr>
        <w:pStyle w:val="NoSpacing"/>
        <w:numPr>
          <w:ilvl w:val="0"/>
          <w:numId w:val="37"/>
        </w:numPr>
        <w:spacing w:after="60"/>
        <w:ind w:left="709" w:hanging="567"/>
      </w:pPr>
      <w:r>
        <w:t>Auto-Canada Hyundai Dealership, Calgary AB</w:t>
      </w:r>
    </w:p>
    <w:p w14:paraId="4B8D3EB8" w14:textId="77777777" w:rsidR="00306C29" w:rsidRDefault="00306C29" w:rsidP="00306C29">
      <w:pPr>
        <w:pStyle w:val="NoSpacing"/>
        <w:spacing w:after="60"/>
        <w:ind w:left="709"/>
      </w:pPr>
      <w:r w:rsidRPr="00257064">
        <w:t xml:space="preserve">Role on Project: </w:t>
      </w:r>
      <w:r>
        <w:t>Peer Review</w:t>
      </w:r>
    </w:p>
    <w:p w14:paraId="04ABF5E9" w14:textId="77777777" w:rsidR="00306C29" w:rsidRDefault="00306C29" w:rsidP="00306C29">
      <w:pPr>
        <w:pStyle w:val="NoSpacing"/>
        <w:numPr>
          <w:ilvl w:val="0"/>
          <w:numId w:val="37"/>
        </w:numPr>
        <w:spacing w:after="60"/>
        <w:ind w:left="709" w:hanging="567"/>
      </w:pPr>
      <w:r>
        <w:t>Auto-Canada Volkswagen Dealership, Calgary AB</w:t>
      </w:r>
    </w:p>
    <w:p w14:paraId="54058FAF" w14:textId="77777777" w:rsidR="00306C29" w:rsidRPr="00257064" w:rsidRDefault="00306C29" w:rsidP="00306C29">
      <w:pPr>
        <w:pStyle w:val="NoSpacing"/>
        <w:spacing w:after="60"/>
        <w:ind w:left="709"/>
      </w:pPr>
      <w:r w:rsidRPr="00AC0D69">
        <w:t xml:space="preserve">Role on Project: </w:t>
      </w:r>
      <w:r>
        <w:t>Peer Review</w:t>
      </w:r>
    </w:p>
    <w:p w14:paraId="294759E1" w14:textId="77777777" w:rsidR="00306C29" w:rsidRDefault="00306C29" w:rsidP="00E330A1">
      <w:pPr>
        <w:pStyle w:val="ListBullet2"/>
      </w:pPr>
    </w:p>
    <w:p w14:paraId="5C9643C1" w14:textId="77777777" w:rsidR="00306C29" w:rsidRDefault="00306C29" w:rsidP="00E330A1">
      <w:pPr>
        <w:pStyle w:val="ListBullet2"/>
      </w:pPr>
    </w:p>
    <w:p w14:paraId="4BA8C754" w14:textId="77777777" w:rsidR="00306C29" w:rsidRDefault="00306C29" w:rsidP="00E330A1">
      <w:pPr>
        <w:pStyle w:val="ListBullet2"/>
      </w:pPr>
    </w:p>
    <w:p w14:paraId="367B5751" w14:textId="77777777" w:rsidR="00306C29" w:rsidRDefault="00306C29" w:rsidP="00E330A1">
      <w:pPr>
        <w:pStyle w:val="ListBullet2"/>
      </w:pPr>
    </w:p>
    <w:p w14:paraId="0E8C75DA" w14:textId="24F3C28D" w:rsidR="00E330A1" w:rsidRPr="00257064" w:rsidRDefault="00E330A1" w:rsidP="00E330A1">
      <w:pPr>
        <w:pStyle w:val="ListBullet2"/>
      </w:pPr>
      <w:r w:rsidRPr="00257064">
        <w:t>Commercial / Restaurants</w:t>
      </w:r>
    </w:p>
    <w:p w14:paraId="5627AC75" w14:textId="13397C9E" w:rsidR="006C106B" w:rsidRPr="00257064" w:rsidRDefault="006C106B" w:rsidP="00637112">
      <w:pPr>
        <w:pStyle w:val="NoSpacing"/>
        <w:numPr>
          <w:ilvl w:val="0"/>
          <w:numId w:val="37"/>
        </w:numPr>
        <w:spacing w:after="60"/>
        <w:ind w:left="709" w:hanging="567"/>
      </w:pPr>
      <w:r w:rsidRPr="00257064">
        <w:t xml:space="preserve">Anatolia Turkish Restaurant and Market, Calgary, AB, </w:t>
      </w:r>
      <w:r w:rsidRPr="00257064">
        <w:br/>
        <w:t xml:space="preserve">Role on Project: </w:t>
      </w:r>
      <w:r w:rsidR="003F358D" w:rsidRPr="00257064">
        <w:t>Principal-In-Charge</w:t>
      </w:r>
    </w:p>
    <w:p w14:paraId="6A3D738D" w14:textId="1F6E6456" w:rsidR="006C106B" w:rsidRPr="00257064" w:rsidRDefault="006C106B" w:rsidP="00637112">
      <w:pPr>
        <w:pStyle w:val="NoSpacing"/>
        <w:numPr>
          <w:ilvl w:val="0"/>
          <w:numId w:val="37"/>
        </w:numPr>
        <w:spacing w:after="60"/>
        <w:ind w:left="709" w:hanging="567"/>
      </w:pPr>
      <w:r w:rsidRPr="00257064">
        <w:t xml:space="preserve">Hookah Bar, Tenant Improvement, </w:t>
      </w:r>
      <w:r w:rsidR="008F1707" w:rsidRPr="00257064">
        <w:t>Calgary, AB</w:t>
      </w:r>
      <w:r w:rsidRPr="00257064">
        <w:t xml:space="preserve">, </w:t>
      </w:r>
      <w:r w:rsidRPr="00257064">
        <w:br/>
        <w:t xml:space="preserve">Role on Project: </w:t>
      </w:r>
      <w:r w:rsidR="003F358D" w:rsidRPr="00257064">
        <w:t>Principal-In-Charge</w:t>
      </w:r>
    </w:p>
    <w:p w14:paraId="3D91E956" w14:textId="690BEDCA" w:rsidR="00E330A1" w:rsidRPr="00257064" w:rsidRDefault="00E330A1" w:rsidP="00637112">
      <w:pPr>
        <w:pStyle w:val="NoSpacing"/>
        <w:numPr>
          <w:ilvl w:val="0"/>
          <w:numId w:val="37"/>
        </w:numPr>
        <w:spacing w:after="60"/>
        <w:ind w:left="709" w:hanging="567"/>
      </w:pPr>
      <w:r w:rsidRPr="00257064">
        <w:t>Kelsey’s Restaurant, Calgary, AB</w:t>
      </w:r>
      <w:r w:rsidR="00637112" w:rsidRPr="00257064">
        <w:t xml:space="preserve">, </w:t>
      </w:r>
      <w:r w:rsidRPr="00257064">
        <w:br/>
        <w:t xml:space="preserve">Role on Project: </w:t>
      </w:r>
      <w:r w:rsidR="003F358D" w:rsidRPr="00257064">
        <w:t>Principal-In-Charge</w:t>
      </w:r>
    </w:p>
    <w:p w14:paraId="21B16A7A" w14:textId="09AE4138" w:rsidR="00E330A1" w:rsidRPr="00257064" w:rsidRDefault="00E330A1" w:rsidP="00637112">
      <w:pPr>
        <w:pStyle w:val="NoSpacing"/>
        <w:numPr>
          <w:ilvl w:val="0"/>
          <w:numId w:val="37"/>
        </w:numPr>
        <w:spacing w:after="60"/>
        <w:ind w:left="709" w:hanging="567"/>
      </w:pPr>
      <w:r w:rsidRPr="00257064">
        <w:t>Keg Restaurant Crowfoot Centre, Calgary, AB</w:t>
      </w:r>
      <w:r w:rsidR="00637112" w:rsidRPr="00257064">
        <w:t xml:space="preserve">, </w:t>
      </w:r>
      <w:r w:rsidRPr="00257064">
        <w:br/>
        <w:t xml:space="preserve">Role on Project: </w:t>
      </w:r>
      <w:r w:rsidR="003F358D" w:rsidRPr="00257064">
        <w:t>Principal-In-Charge</w:t>
      </w:r>
      <w:r w:rsidRPr="00257064">
        <w:t xml:space="preserve"> </w:t>
      </w:r>
    </w:p>
    <w:p w14:paraId="2E4E82D1" w14:textId="7D08A4DB" w:rsidR="00E330A1" w:rsidRPr="00257064" w:rsidRDefault="00E330A1" w:rsidP="00637112">
      <w:pPr>
        <w:pStyle w:val="NoSpacing"/>
        <w:numPr>
          <w:ilvl w:val="0"/>
          <w:numId w:val="37"/>
        </w:numPr>
        <w:spacing w:after="60"/>
        <w:ind w:left="709" w:hanging="567"/>
      </w:pPr>
      <w:r w:rsidRPr="00257064">
        <w:t>Ki Restaurant 4th Street Jameson Place, Calgary, AB</w:t>
      </w:r>
      <w:r w:rsidR="00637112" w:rsidRPr="00257064">
        <w:t xml:space="preserve">, </w:t>
      </w:r>
      <w:r w:rsidRPr="00257064">
        <w:br/>
        <w:t xml:space="preserve">Role on Project: </w:t>
      </w:r>
      <w:r w:rsidR="003F358D" w:rsidRPr="00257064">
        <w:t>Principal-In-Charge</w:t>
      </w:r>
    </w:p>
    <w:p w14:paraId="14FD641F" w14:textId="4FA96982" w:rsidR="00E330A1" w:rsidRPr="00257064" w:rsidRDefault="00E330A1" w:rsidP="00637112">
      <w:pPr>
        <w:pStyle w:val="NoSpacing"/>
        <w:numPr>
          <w:ilvl w:val="0"/>
          <w:numId w:val="37"/>
        </w:numPr>
        <w:spacing w:after="60"/>
        <w:ind w:left="709" w:hanging="567"/>
      </w:pPr>
      <w:r w:rsidRPr="00257064">
        <w:t>Jugo Juice Franchise, Calgary, AB</w:t>
      </w:r>
      <w:r w:rsidR="00637112" w:rsidRPr="00257064">
        <w:t xml:space="preserve">, </w:t>
      </w:r>
      <w:r w:rsidRPr="00257064">
        <w:br/>
        <w:t xml:space="preserve">Role on Project: </w:t>
      </w:r>
      <w:r w:rsidR="003F358D" w:rsidRPr="00257064">
        <w:t>Principal-In-Charge</w:t>
      </w:r>
    </w:p>
    <w:p w14:paraId="417B7C52" w14:textId="45B9627F" w:rsidR="00EC492F" w:rsidRPr="00257064" w:rsidRDefault="00EC492F" w:rsidP="00BB7C3A">
      <w:pPr>
        <w:pStyle w:val="ListBullet2"/>
        <w:rPr>
          <w:lang w:val="en-US"/>
        </w:rPr>
      </w:pPr>
      <w:r w:rsidRPr="00257064">
        <w:rPr>
          <w:lang w:val="en-US"/>
        </w:rPr>
        <w:t>Data Centre</w:t>
      </w:r>
    </w:p>
    <w:p w14:paraId="1230F743" w14:textId="77777777" w:rsidR="00B67345" w:rsidRDefault="00B67345" w:rsidP="00262188">
      <w:pPr>
        <w:pStyle w:val="NoSpacing"/>
        <w:numPr>
          <w:ilvl w:val="0"/>
          <w:numId w:val="35"/>
        </w:numPr>
        <w:ind w:left="709" w:hanging="567"/>
      </w:pPr>
      <w:r>
        <w:t>CPS Disaster Recovery Data Centre</w:t>
      </w:r>
    </w:p>
    <w:p w14:paraId="0C71BBD6" w14:textId="63BA79F1" w:rsidR="00B67345" w:rsidRPr="00257064" w:rsidRDefault="00B67345" w:rsidP="00B67345">
      <w:pPr>
        <w:pStyle w:val="NoSpacing"/>
        <w:spacing w:after="60"/>
        <w:ind w:left="709"/>
      </w:pPr>
      <w:r w:rsidRPr="00B67345">
        <w:lastRenderedPageBreak/>
        <w:t>Role on Project: Principal-In-Charge</w:t>
      </w:r>
    </w:p>
    <w:p w14:paraId="52621BFE" w14:textId="2B351EC9" w:rsidR="00262188" w:rsidRDefault="00262188" w:rsidP="00262188">
      <w:pPr>
        <w:pStyle w:val="NoSpacing"/>
        <w:numPr>
          <w:ilvl w:val="0"/>
          <w:numId w:val="35"/>
        </w:numPr>
        <w:ind w:left="709" w:hanging="567"/>
      </w:pPr>
      <w:r>
        <w:t xml:space="preserve">CPS </w:t>
      </w:r>
      <w:r>
        <w:t>Main Data Centre East Building Westwinds Headquarters</w:t>
      </w:r>
    </w:p>
    <w:p w14:paraId="18D8B704" w14:textId="77777777" w:rsidR="00262188" w:rsidRPr="00257064" w:rsidRDefault="00262188" w:rsidP="00262188">
      <w:pPr>
        <w:pStyle w:val="NoSpacing"/>
        <w:spacing w:after="60"/>
        <w:ind w:left="709"/>
      </w:pPr>
      <w:r w:rsidRPr="00B67345">
        <w:t>Role on Project: Principal-In-Charge</w:t>
      </w:r>
    </w:p>
    <w:p w14:paraId="776C244D" w14:textId="77777777" w:rsidR="00262188" w:rsidRDefault="00262188" w:rsidP="0060486F">
      <w:pPr>
        <w:pStyle w:val="ListBullet2"/>
        <w:rPr>
          <w:lang w:val="en-US"/>
        </w:rPr>
      </w:pPr>
    </w:p>
    <w:p w14:paraId="0BB4302B" w14:textId="77777777" w:rsidR="00262188" w:rsidRDefault="00262188" w:rsidP="0060486F">
      <w:pPr>
        <w:pStyle w:val="ListBullet2"/>
        <w:rPr>
          <w:lang w:val="en-US"/>
        </w:rPr>
      </w:pPr>
    </w:p>
    <w:p w14:paraId="50195581" w14:textId="77777777" w:rsidR="00262188" w:rsidRDefault="00262188" w:rsidP="0060486F">
      <w:pPr>
        <w:pStyle w:val="ListBullet2"/>
        <w:rPr>
          <w:lang w:val="en-US"/>
        </w:rPr>
      </w:pPr>
    </w:p>
    <w:p w14:paraId="3FE99735" w14:textId="77777777" w:rsidR="00262188" w:rsidRDefault="00262188" w:rsidP="0060486F">
      <w:pPr>
        <w:pStyle w:val="ListBullet2"/>
        <w:rPr>
          <w:lang w:val="en-US"/>
        </w:rPr>
      </w:pPr>
    </w:p>
    <w:p w14:paraId="5557A4BB" w14:textId="77777777" w:rsidR="00262188" w:rsidRDefault="00262188" w:rsidP="0060486F">
      <w:pPr>
        <w:pStyle w:val="ListBullet2"/>
        <w:rPr>
          <w:lang w:val="en-US"/>
        </w:rPr>
      </w:pPr>
    </w:p>
    <w:p w14:paraId="0B2F5D6B" w14:textId="7F5AB17A" w:rsidR="0060486F" w:rsidRPr="00257064" w:rsidRDefault="00EC492F" w:rsidP="0060486F">
      <w:pPr>
        <w:pStyle w:val="ListBullet2"/>
        <w:rPr>
          <w:lang w:val="en-US"/>
        </w:rPr>
      </w:pPr>
      <w:r w:rsidRPr="00257064">
        <w:rPr>
          <w:lang w:val="en-US"/>
        </w:rPr>
        <w:t>Daycare</w:t>
      </w:r>
    </w:p>
    <w:p w14:paraId="7FF5B6C9" w14:textId="77777777" w:rsidR="00B67345" w:rsidRDefault="00B67345" w:rsidP="00B67345">
      <w:pPr>
        <w:pStyle w:val="NoSpacing"/>
        <w:numPr>
          <w:ilvl w:val="0"/>
          <w:numId w:val="37"/>
        </w:numPr>
        <w:ind w:left="709" w:hanging="567"/>
      </w:pPr>
      <w:r w:rsidRPr="00257064">
        <w:t>FSA Kindergarten, Calgary, AB</w:t>
      </w:r>
    </w:p>
    <w:p w14:paraId="07DD59E4" w14:textId="26B944DB" w:rsidR="00B67345" w:rsidRDefault="00B67345" w:rsidP="00B67345">
      <w:pPr>
        <w:pStyle w:val="NoSpacing"/>
        <w:spacing w:after="60"/>
        <w:ind w:left="709"/>
      </w:pPr>
      <w:r w:rsidRPr="00B67345">
        <w:t>Role on Project: Principal-In-Charge</w:t>
      </w:r>
    </w:p>
    <w:p w14:paraId="331F990E" w14:textId="1AD46D29" w:rsidR="0060486F" w:rsidRPr="00257064" w:rsidRDefault="00B67345" w:rsidP="00A0520B">
      <w:pPr>
        <w:pStyle w:val="NoSpacing"/>
        <w:numPr>
          <w:ilvl w:val="0"/>
          <w:numId w:val="42"/>
        </w:numPr>
        <w:spacing w:after="60"/>
        <w:ind w:left="709" w:hanging="567"/>
      </w:pPr>
      <w:r>
        <w:t>Kids &amp; Company Eau Claire</w:t>
      </w:r>
      <w:r w:rsidR="00A0520B" w:rsidRPr="00257064">
        <w:t xml:space="preserve">, </w:t>
      </w:r>
      <w:r>
        <w:t>Calgary</w:t>
      </w:r>
      <w:r w:rsidR="00A0520B" w:rsidRPr="00257064">
        <w:t>, AB,</w:t>
      </w:r>
      <w:r w:rsidR="00A0520B" w:rsidRPr="00257064">
        <w:br/>
        <w:t xml:space="preserve">Role on Project: </w:t>
      </w:r>
      <w:r w:rsidRPr="00B67345">
        <w:t>Principal-In-Charge</w:t>
      </w:r>
    </w:p>
    <w:p w14:paraId="720DD9CF" w14:textId="77777777" w:rsidR="00300CC4" w:rsidRDefault="00300CC4" w:rsidP="00C35D20">
      <w:pPr>
        <w:pStyle w:val="ListBullet2"/>
        <w:contextualSpacing w:val="0"/>
        <w:rPr>
          <w:lang w:val="en-US"/>
        </w:rPr>
      </w:pPr>
    </w:p>
    <w:p w14:paraId="30F7C710" w14:textId="77777777" w:rsidR="00300CC4" w:rsidRDefault="00300CC4" w:rsidP="00C35D20">
      <w:pPr>
        <w:pStyle w:val="ListBullet2"/>
        <w:contextualSpacing w:val="0"/>
        <w:rPr>
          <w:lang w:val="en-US"/>
        </w:rPr>
      </w:pPr>
    </w:p>
    <w:p w14:paraId="6713BF7E" w14:textId="1869E15F" w:rsidR="00C31B8F" w:rsidRPr="00257064" w:rsidRDefault="00EC492F" w:rsidP="00C35D20">
      <w:pPr>
        <w:pStyle w:val="ListBullet2"/>
        <w:contextualSpacing w:val="0"/>
      </w:pPr>
      <w:r w:rsidRPr="00257064">
        <w:rPr>
          <w:lang w:val="en-US"/>
        </w:rPr>
        <w:t>Educational K-12</w:t>
      </w:r>
    </w:p>
    <w:p w14:paraId="160FF9A2" w14:textId="2AD3A7FB" w:rsidR="00300CC4" w:rsidRDefault="00300CC4" w:rsidP="00300CC4">
      <w:pPr>
        <w:pStyle w:val="NoSpacing"/>
        <w:numPr>
          <w:ilvl w:val="0"/>
          <w:numId w:val="37"/>
        </w:numPr>
        <w:ind w:left="709" w:hanging="567"/>
      </w:pPr>
      <w:r>
        <w:t>Foundation of Future Charter Academy</w:t>
      </w:r>
      <w:r w:rsidRPr="00257064">
        <w:t>, Calgary, AB</w:t>
      </w:r>
    </w:p>
    <w:p w14:paraId="7DE87039" w14:textId="77777777" w:rsidR="00300CC4" w:rsidRDefault="00300CC4" w:rsidP="00300CC4">
      <w:pPr>
        <w:pStyle w:val="NoSpacing"/>
        <w:spacing w:after="60"/>
        <w:ind w:left="709"/>
      </w:pPr>
      <w:r w:rsidRPr="00B67345">
        <w:t>Role on Project: Principal-In-Charge</w:t>
      </w:r>
    </w:p>
    <w:p w14:paraId="6DA243B4" w14:textId="78BA0D5C" w:rsidR="00300CC4" w:rsidRDefault="00300CC4" w:rsidP="00B07B1D">
      <w:pPr>
        <w:pStyle w:val="NoSpacing"/>
        <w:numPr>
          <w:ilvl w:val="0"/>
          <w:numId w:val="37"/>
        </w:numPr>
        <w:ind w:left="709" w:hanging="567"/>
      </w:pPr>
      <w:r>
        <w:t>Classical Academy</w:t>
      </w:r>
      <w:r w:rsidRPr="00257064">
        <w:t>, Calgary, AB</w:t>
      </w:r>
    </w:p>
    <w:p w14:paraId="050C32C7" w14:textId="77777777" w:rsidR="00300CC4" w:rsidRDefault="00300CC4" w:rsidP="00300CC4">
      <w:pPr>
        <w:pStyle w:val="NoSpacing"/>
        <w:spacing w:after="60"/>
        <w:ind w:left="709"/>
      </w:pPr>
      <w:r w:rsidRPr="00B67345">
        <w:t>Role on Project: Principal-In-Charge</w:t>
      </w:r>
    </w:p>
    <w:p w14:paraId="2E88F2A3" w14:textId="6DDC6136" w:rsidR="00B07B1D" w:rsidRDefault="00B07B1D" w:rsidP="00B07B1D">
      <w:pPr>
        <w:pStyle w:val="NoSpacing"/>
        <w:numPr>
          <w:ilvl w:val="0"/>
          <w:numId w:val="37"/>
        </w:numPr>
        <w:ind w:left="709" w:hanging="567"/>
      </w:pPr>
      <w:r>
        <w:t>Calgary Academy</w:t>
      </w:r>
      <w:r w:rsidRPr="00257064">
        <w:t>, Calgary, AB</w:t>
      </w:r>
    </w:p>
    <w:p w14:paraId="56D11601" w14:textId="77777777" w:rsidR="00B07B1D" w:rsidRDefault="00B07B1D" w:rsidP="00B07B1D">
      <w:pPr>
        <w:pStyle w:val="NoSpacing"/>
        <w:spacing w:after="60"/>
        <w:ind w:left="709"/>
      </w:pPr>
      <w:r w:rsidRPr="00B67345">
        <w:t>Role on Project: Principal-In-Charge</w:t>
      </w:r>
    </w:p>
    <w:p w14:paraId="277F9FA1" w14:textId="6ED076EF" w:rsidR="009A0941" w:rsidRPr="00257064" w:rsidRDefault="003D119A" w:rsidP="00C35D20">
      <w:pPr>
        <w:pStyle w:val="NoSpacing"/>
        <w:numPr>
          <w:ilvl w:val="0"/>
          <w:numId w:val="37"/>
        </w:numPr>
        <w:spacing w:after="60"/>
        <w:ind w:left="709" w:hanging="567"/>
      </w:pPr>
      <w:r w:rsidRPr="00257064">
        <w:t>Calgary Board of Education (CBE), Various Location</w:t>
      </w:r>
      <w:r w:rsidR="009A0941" w:rsidRPr="00257064">
        <w:t>s, AB</w:t>
      </w:r>
    </w:p>
    <w:p w14:paraId="7BA640ED" w14:textId="0228388E" w:rsidR="00881DC9" w:rsidRPr="00257064" w:rsidRDefault="00881DC9" w:rsidP="009A0941">
      <w:pPr>
        <w:pStyle w:val="NoSpacing"/>
        <w:numPr>
          <w:ilvl w:val="1"/>
          <w:numId w:val="37"/>
        </w:numPr>
        <w:spacing w:after="60"/>
        <w:ind w:left="1134" w:hanging="425"/>
      </w:pPr>
      <w:r w:rsidRPr="00257064">
        <w:t>CBE Dr. Martha Cohen School (K-9) (LEED</w:t>
      </w:r>
      <w:r w:rsidR="003D119A" w:rsidRPr="00257064">
        <w:rPr>
          <w:vertAlign w:val="superscript"/>
        </w:rPr>
        <w:t>®</w:t>
      </w:r>
      <w:r w:rsidRPr="00257064">
        <w:t>)</w:t>
      </w:r>
      <w:r w:rsidR="00257064" w:rsidRPr="00257064">
        <w:t xml:space="preserve"> </w:t>
      </w:r>
      <w:r w:rsidRPr="00257064">
        <w:t>| $19M</w:t>
      </w:r>
      <w:r w:rsidRPr="00257064">
        <w:br/>
      </w:r>
      <w:r w:rsidR="00A37C02" w:rsidRPr="00257064">
        <w:t xml:space="preserve">Role on Project: </w:t>
      </w:r>
      <w:r w:rsidR="003F358D" w:rsidRPr="00257064">
        <w:t>Principal-In-Charge</w:t>
      </w:r>
    </w:p>
    <w:p w14:paraId="3415C37A" w14:textId="77777777" w:rsidR="00881DC9" w:rsidRPr="00257064" w:rsidRDefault="00881DC9" w:rsidP="00796B89">
      <w:pPr>
        <w:widowControl w:val="0"/>
        <w:autoSpaceDE w:val="0"/>
        <w:autoSpaceDN w:val="0"/>
        <w:adjustRightInd w:val="0"/>
        <w:spacing w:after="0"/>
        <w:ind w:left="1134"/>
      </w:pPr>
      <w:r w:rsidRPr="00257064">
        <w:t>Mauro provided engineering support, oversight, and peer review during the course of the project. He supplied his expertise on the design of electrical systems concerning lighting, power distribution, communications and life safety systems to the team. Mauro was actively involved in executing the QAQC process to ensure all professional work products contained the required information. He ensured continuity from the design to the construction phase.</w:t>
      </w:r>
    </w:p>
    <w:p w14:paraId="41F8F111" w14:textId="5C0E4739" w:rsidR="00881DC9" w:rsidRPr="00257064" w:rsidRDefault="00881DC9" w:rsidP="00C35D20">
      <w:pPr>
        <w:pStyle w:val="NoSpacing"/>
        <w:numPr>
          <w:ilvl w:val="1"/>
          <w:numId w:val="37"/>
        </w:numPr>
        <w:spacing w:before="60" w:after="60"/>
        <w:ind w:left="1134" w:hanging="425"/>
      </w:pPr>
      <w:r w:rsidRPr="00257064">
        <w:t>CBE Lawrence Grassi School K-9 | $15M</w:t>
      </w:r>
      <w:r w:rsidRPr="00257064">
        <w:br/>
      </w:r>
      <w:r w:rsidR="00A37C02" w:rsidRPr="00257064">
        <w:t xml:space="preserve">Role on Project: </w:t>
      </w:r>
      <w:r w:rsidR="003F358D" w:rsidRPr="00257064">
        <w:t>Principal-In-Charge</w:t>
      </w:r>
    </w:p>
    <w:p w14:paraId="0644F98A" w14:textId="69E150B6" w:rsidR="00881DC9" w:rsidRPr="00257064" w:rsidRDefault="00881DC9" w:rsidP="00C35D20">
      <w:pPr>
        <w:pStyle w:val="NoSpacing"/>
        <w:numPr>
          <w:ilvl w:val="1"/>
          <w:numId w:val="37"/>
        </w:numPr>
        <w:spacing w:after="60"/>
        <w:ind w:left="1134" w:hanging="425"/>
      </w:pPr>
      <w:r w:rsidRPr="00257064">
        <w:t>CBE Valley Creek Middle School | $14M</w:t>
      </w:r>
      <w:r w:rsidRPr="00257064">
        <w:br/>
      </w:r>
      <w:r w:rsidR="00A37C02" w:rsidRPr="00257064">
        <w:t xml:space="preserve">Role on Project: </w:t>
      </w:r>
      <w:r w:rsidR="003F358D" w:rsidRPr="00257064">
        <w:t>Principal-In-Charge</w:t>
      </w:r>
    </w:p>
    <w:p w14:paraId="1F25C6E0" w14:textId="03E2532D" w:rsidR="00881DC9" w:rsidRPr="00257064" w:rsidRDefault="00881DC9" w:rsidP="00C35D20">
      <w:pPr>
        <w:pStyle w:val="NoSpacing"/>
        <w:numPr>
          <w:ilvl w:val="1"/>
          <w:numId w:val="37"/>
        </w:numPr>
        <w:spacing w:after="60"/>
        <w:ind w:left="1134" w:hanging="425"/>
      </w:pPr>
      <w:r w:rsidRPr="00257064">
        <w:t>CBE MacKenzie Highlands School (K-9) (LEED</w:t>
      </w:r>
      <w:r w:rsidRPr="00257064">
        <w:rPr>
          <w:vertAlign w:val="superscript"/>
        </w:rPr>
        <w:t>®</w:t>
      </w:r>
      <w:r w:rsidRPr="00257064">
        <w:t>) | $19M</w:t>
      </w:r>
      <w:r w:rsidRPr="00257064">
        <w:br/>
        <w:t>Role on Project: Peer Review</w:t>
      </w:r>
    </w:p>
    <w:p w14:paraId="074B4B82" w14:textId="1C9D9EE5" w:rsidR="00881DC9" w:rsidRPr="00257064" w:rsidRDefault="00881DC9" w:rsidP="00C35D20">
      <w:pPr>
        <w:pStyle w:val="NoSpacing"/>
        <w:numPr>
          <w:ilvl w:val="1"/>
          <w:numId w:val="37"/>
        </w:numPr>
        <w:spacing w:after="60"/>
        <w:ind w:left="1134" w:hanging="425"/>
      </w:pPr>
      <w:r w:rsidRPr="00257064">
        <w:t>CBE Forest Lawn High School Modernization | $15M</w:t>
      </w:r>
      <w:r w:rsidRPr="00257064">
        <w:br/>
        <w:t>Role on Project: Peer Review</w:t>
      </w:r>
    </w:p>
    <w:p w14:paraId="6E9C5C51" w14:textId="65E57DD9" w:rsidR="00881DC9" w:rsidRPr="00257064" w:rsidRDefault="00881DC9" w:rsidP="00C35D20">
      <w:pPr>
        <w:pStyle w:val="NoSpacing"/>
        <w:numPr>
          <w:ilvl w:val="1"/>
          <w:numId w:val="37"/>
        </w:numPr>
        <w:spacing w:after="60"/>
        <w:ind w:left="1134" w:hanging="425"/>
      </w:pPr>
      <w:r w:rsidRPr="00257064">
        <w:t>CBE Lord Beaverbrook High School Modernization | $19M</w:t>
      </w:r>
      <w:r w:rsidRPr="00257064">
        <w:br/>
        <w:t>Role on Project: Peer Review</w:t>
      </w:r>
    </w:p>
    <w:p w14:paraId="3FB8AAED" w14:textId="3019D2B0" w:rsidR="00E42875" w:rsidRPr="00257064" w:rsidRDefault="00E42875" w:rsidP="00E42875">
      <w:pPr>
        <w:pStyle w:val="NoSpacing"/>
        <w:numPr>
          <w:ilvl w:val="0"/>
          <w:numId w:val="37"/>
        </w:numPr>
        <w:spacing w:after="60"/>
        <w:ind w:left="709" w:hanging="567"/>
      </w:pPr>
      <w:r w:rsidRPr="00257064">
        <w:t xml:space="preserve">W.H. Croxford High School (9-12), New Addition, Airdrie, AB, </w:t>
      </w:r>
      <w:r w:rsidRPr="00257064">
        <w:br/>
        <w:t xml:space="preserve">Role on Project: </w:t>
      </w:r>
      <w:r w:rsidR="003F358D" w:rsidRPr="00257064">
        <w:t>Principal-In-Charge</w:t>
      </w:r>
    </w:p>
    <w:p w14:paraId="28ED0CD8" w14:textId="7E92315C" w:rsidR="00EA384F" w:rsidRPr="00257064" w:rsidRDefault="00EA384F" w:rsidP="00EA384F">
      <w:pPr>
        <w:pStyle w:val="NoSpacing"/>
        <w:numPr>
          <w:ilvl w:val="0"/>
          <w:numId w:val="37"/>
        </w:numPr>
        <w:spacing w:after="60"/>
        <w:ind w:left="709" w:hanging="567"/>
      </w:pPr>
      <w:r w:rsidRPr="00257064">
        <w:t xml:space="preserve">École Foothills Composite High School (8-12), Welding Shop Upgrades, Okotoks, AB, </w:t>
      </w:r>
      <w:r w:rsidRPr="00257064">
        <w:br/>
        <w:t xml:space="preserve">Role on Project: </w:t>
      </w:r>
      <w:r w:rsidR="003F358D" w:rsidRPr="00257064">
        <w:t>Principal-In-Charge</w:t>
      </w:r>
    </w:p>
    <w:p w14:paraId="1008CA2D" w14:textId="7E3716D7" w:rsidR="00F06D9E" w:rsidRPr="00257064" w:rsidRDefault="00F06D9E" w:rsidP="009B6ECB">
      <w:pPr>
        <w:pStyle w:val="NoSpacing"/>
        <w:numPr>
          <w:ilvl w:val="0"/>
          <w:numId w:val="37"/>
        </w:numPr>
        <w:spacing w:after="60"/>
        <w:ind w:left="709" w:hanging="567"/>
      </w:pPr>
      <w:r w:rsidRPr="00257064">
        <w:t>Canadian Rockies School Division</w:t>
      </w:r>
      <w:r w:rsidR="005D57A1" w:rsidRPr="00257064">
        <w:t>, Various Locations, AB</w:t>
      </w:r>
      <w:r w:rsidRPr="00257064">
        <w:br/>
        <w:t xml:space="preserve">Role on Project: </w:t>
      </w:r>
      <w:r w:rsidR="003F358D" w:rsidRPr="00257064">
        <w:t>Principal-In-Charge</w:t>
      </w:r>
    </w:p>
    <w:p w14:paraId="408AFE39" w14:textId="49DF5E90" w:rsidR="00F06D9E" w:rsidRPr="00257064" w:rsidRDefault="00F06D9E" w:rsidP="00D078EB">
      <w:pPr>
        <w:pStyle w:val="NoSpacing"/>
        <w:numPr>
          <w:ilvl w:val="1"/>
          <w:numId w:val="37"/>
        </w:numPr>
        <w:spacing w:after="60"/>
        <w:ind w:left="1134" w:hanging="425"/>
      </w:pPr>
      <w:r w:rsidRPr="00257064">
        <w:t>Banff Community High School</w:t>
      </w:r>
      <w:r w:rsidR="008D3674" w:rsidRPr="00257064">
        <w:t xml:space="preserve"> 9-12</w:t>
      </w:r>
      <w:r w:rsidRPr="00257064">
        <w:t xml:space="preserve">, Building Assessment, Banff, AB, </w:t>
      </w:r>
      <w:r w:rsidRPr="00257064">
        <w:br/>
        <w:t>Canmore Collegiate</w:t>
      </w:r>
      <w:r w:rsidR="008D3674" w:rsidRPr="00257064">
        <w:t xml:space="preserve"> High School 9-12</w:t>
      </w:r>
      <w:r w:rsidRPr="00257064">
        <w:t xml:space="preserve">, Building Assessment, Banff, AB, </w:t>
      </w:r>
    </w:p>
    <w:p w14:paraId="09C75E29" w14:textId="193BA1DE" w:rsidR="00F06D9E" w:rsidRPr="00257064" w:rsidRDefault="00F06D9E" w:rsidP="00F06D9E">
      <w:pPr>
        <w:pStyle w:val="NoSpacing"/>
        <w:numPr>
          <w:ilvl w:val="0"/>
          <w:numId w:val="37"/>
        </w:numPr>
        <w:spacing w:after="60"/>
        <w:ind w:left="709" w:hanging="567"/>
      </w:pPr>
      <w:r w:rsidRPr="00257064">
        <w:t>Calgary Academy</w:t>
      </w:r>
      <w:r w:rsidR="005D57A1" w:rsidRPr="00257064">
        <w:t xml:space="preserve"> (K-12)</w:t>
      </w:r>
      <w:r w:rsidRPr="00257064">
        <w:t xml:space="preserve">, New Wing Addition, Calgary, AB, </w:t>
      </w:r>
      <w:r w:rsidRPr="00257064">
        <w:br/>
        <w:t xml:space="preserve">Role on Project: </w:t>
      </w:r>
      <w:r w:rsidR="003F358D" w:rsidRPr="00257064">
        <w:t>Principal-In-Charge</w:t>
      </w:r>
    </w:p>
    <w:p w14:paraId="7F8E8210" w14:textId="1FBD762D" w:rsidR="00437AF3" w:rsidRPr="00257064" w:rsidRDefault="00437AF3" w:rsidP="009A0941">
      <w:pPr>
        <w:pStyle w:val="NoSpacing"/>
        <w:numPr>
          <w:ilvl w:val="0"/>
          <w:numId w:val="37"/>
        </w:numPr>
        <w:spacing w:after="60"/>
        <w:ind w:left="709" w:hanging="567"/>
      </w:pPr>
      <w:r w:rsidRPr="00257064">
        <w:lastRenderedPageBreak/>
        <w:t xml:space="preserve">Renert School </w:t>
      </w:r>
      <w:r w:rsidR="005D57A1" w:rsidRPr="00257064">
        <w:t xml:space="preserve">(K-12), </w:t>
      </w:r>
      <w:r w:rsidRPr="00257064">
        <w:t>Addition</w:t>
      </w:r>
      <w:r w:rsidR="00EF3528" w:rsidRPr="00257064">
        <w:t xml:space="preserve">, Calgary, AB, </w:t>
      </w:r>
      <w:r w:rsidR="007F4CB7" w:rsidRPr="00257064">
        <w:br/>
        <w:t xml:space="preserve">Role on Project: </w:t>
      </w:r>
      <w:r w:rsidR="003F358D" w:rsidRPr="00257064">
        <w:t>Principal-In-Charge</w:t>
      </w:r>
    </w:p>
    <w:p w14:paraId="19209CB8" w14:textId="426B5C7D" w:rsidR="00575C18" w:rsidRPr="00257064" w:rsidRDefault="00575C18" w:rsidP="009A0941">
      <w:pPr>
        <w:pStyle w:val="NoSpacing"/>
        <w:numPr>
          <w:ilvl w:val="0"/>
          <w:numId w:val="37"/>
        </w:numPr>
        <w:spacing w:after="60"/>
        <w:ind w:left="709" w:hanging="567"/>
      </w:pPr>
      <w:r w:rsidRPr="00257064">
        <w:t>Chinook Learning Services</w:t>
      </w:r>
      <w:r w:rsidR="005D57A1" w:rsidRPr="00257064">
        <w:t xml:space="preserve"> High School Upgrading</w:t>
      </w:r>
      <w:r w:rsidR="00EF3528" w:rsidRPr="00257064">
        <w:t xml:space="preserve"> -</w:t>
      </w:r>
      <w:r w:rsidRPr="00257064">
        <w:t xml:space="preserve"> Lord Beaverbrook, Calgary, AB</w:t>
      </w:r>
      <w:r w:rsidR="00EF3528" w:rsidRPr="00257064">
        <w:t xml:space="preserve">, </w:t>
      </w:r>
      <w:r w:rsidR="007F4CB7" w:rsidRPr="00257064">
        <w:br/>
        <w:t xml:space="preserve">Role on Project: </w:t>
      </w:r>
      <w:r w:rsidR="003F358D" w:rsidRPr="00257064">
        <w:t>Principal-In-Charge</w:t>
      </w:r>
    </w:p>
    <w:p w14:paraId="132910E5" w14:textId="77777777" w:rsidR="00EC492F" w:rsidRPr="00257064" w:rsidRDefault="0066134F" w:rsidP="00BB7C3A">
      <w:pPr>
        <w:pStyle w:val="ListBullet2"/>
      </w:pPr>
      <w:r w:rsidRPr="00257064">
        <w:t xml:space="preserve">Educational </w:t>
      </w:r>
      <w:r w:rsidR="00EC492F" w:rsidRPr="00257064">
        <w:t>Post Secondary</w:t>
      </w:r>
    </w:p>
    <w:p w14:paraId="0F252610" w14:textId="759DFE80" w:rsidR="009A0941" w:rsidRPr="00257064" w:rsidRDefault="007A3675" w:rsidP="009A0941">
      <w:pPr>
        <w:pStyle w:val="NoSpacing"/>
        <w:numPr>
          <w:ilvl w:val="0"/>
          <w:numId w:val="37"/>
        </w:numPr>
        <w:spacing w:after="60"/>
        <w:ind w:left="709" w:hanging="567"/>
      </w:pPr>
      <w:r w:rsidRPr="00257064">
        <w:t>University of Calgary</w:t>
      </w:r>
      <w:r w:rsidR="009A0941" w:rsidRPr="00257064">
        <w:t xml:space="preserve"> (UofC), Various Locations, Calgary, AB</w:t>
      </w:r>
      <w:r w:rsidR="007F4CB7" w:rsidRPr="00257064">
        <w:br/>
        <w:t>Role on Project</w:t>
      </w:r>
      <w:r w:rsidR="008E4287" w:rsidRPr="00257064">
        <w:t>s</w:t>
      </w:r>
      <w:r w:rsidR="007F4CB7" w:rsidRPr="00257064">
        <w:t xml:space="preserve">: </w:t>
      </w:r>
      <w:r w:rsidR="003F358D" w:rsidRPr="00257064">
        <w:t>Principal-In-Charge</w:t>
      </w:r>
      <w:r w:rsidRPr="00257064">
        <w:t xml:space="preserve"> </w:t>
      </w:r>
      <w:r w:rsidR="009D5944">
        <w:t>&amp; Peer Review</w:t>
      </w:r>
    </w:p>
    <w:p w14:paraId="3685C709" w14:textId="3FA797C0" w:rsidR="00EF7336" w:rsidRDefault="009D5944" w:rsidP="008C41EF">
      <w:pPr>
        <w:pStyle w:val="NoSpacing"/>
        <w:numPr>
          <w:ilvl w:val="1"/>
          <w:numId w:val="37"/>
        </w:numPr>
        <w:spacing w:after="60"/>
        <w:ind w:left="1134" w:hanging="425"/>
      </w:pPr>
      <w:r>
        <w:t>UofC ES162</w:t>
      </w:r>
      <w:r w:rsidR="005771C7">
        <w:t xml:space="preserve"> Theater</w:t>
      </w:r>
    </w:p>
    <w:p w14:paraId="23EEC61F" w14:textId="3D4465CA" w:rsidR="005771C7" w:rsidRDefault="005771C7" w:rsidP="008C41EF">
      <w:pPr>
        <w:pStyle w:val="NoSpacing"/>
        <w:numPr>
          <w:ilvl w:val="1"/>
          <w:numId w:val="37"/>
        </w:numPr>
        <w:spacing w:after="60"/>
        <w:ind w:left="1134" w:hanging="425"/>
      </w:pPr>
      <w:r w:rsidRPr="005771C7">
        <w:t>UofC Science A</w:t>
      </w:r>
    </w:p>
    <w:p w14:paraId="5222A8F6" w14:textId="7D10068D" w:rsidR="005771C7" w:rsidRDefault="005771C7" w:rsidP="008C41EF">
      <w:pPr>
        <w:pStyle w:val="NoSpacing"/>
        <w:numPr>
          <w:ilvl w:val="1"/>
          <w:numId w:val="37"/>
        </w:numPr>
        <w:spacing w:after="60"/>
        <w:ind w:left="1134" w:hanging="425"/>
      </w:pPr>
      <w:r>
        <w:t>UofC SH183 Classroom Renovation</w:t>
      </w:r>
    </w:p>
    <w:p w14:paraId="403D9E0C" w14:textId="5C16D16C" w:rsidR="00A22791" w:rsidRDefault="00A22791" w:rsidP="008C41EF">
      <w:pPr>
        <w:pStyle w:val="NoSpacing"/>
        <w:numPr>
          <w:ilvl w:val="1"/>
          <w:numId w:val="37"/>
        </w:numPr>
        <w:spacing w:after="60"/>
        <w:ind w:left="1134" w:hanging="425"/>
      </w:pPr>
      <w:r>
        <w:t xml:space="preserve">UofC </w:t>
      </w:r>
      <w:r w:rsidRPr="00A22791">
        <w:t>BAS230217 ENB 08</w:t>
      </w:r>
      <w:r>
        <w:t xml:space="preserve"> Renovation</w:t>
      </w:r>
    </w:p>
    <w:p w14:paraId="0B0C8CDA" w14:textId="2F8E7C96" w:rsidR="0047129E" w:rsidRDefault="0047129E" w:rsidP="008C41EF">
      <w:pPr>
        <w:pStyle w:val="NoSpacing"/>
        <w:numPr>
          <w:ilvl w:val="1"/>
          <w:numId w:val="37"/>
        </w:numPr>
        <w:spacing w:after="60"/>
        <w:ind w:left="1134" w:hanging="425"/>
      </w:pPr>
      <w:r>
        <w:t xml:space="preserve">UofC </w:t>
      </w:r>
      <w:r w:rsidRPr="0047129E">
        <w:t>BAS240103 HSC G010</w:t>
      </w:r>
      <w:r>
        <w:t xml:space="preserve"> Renovation</w:t>
      </w:r>
    </w:p>
    <w:p w14:paraId="1B84893B" w14:textId="3F5838BF" w:rsidR="00EA384F" w:rsidRPr="00257064" w:rsidRDefault="00EA384F" w:rsidP="008C41EF">
      <w:pPr>
        <w:pStyle w:val="NoSpacing"/>
        <w:numPr>
          <w:ilvl w:val="1"/>
          <w:numId w:val="37"/>
        </w:numPr>
        <w:spacing w:after="60"/>
        <w:ind w:left="1134" w:hanging="425"/>
      </w:pPr>
      <w:r w:rsidRPr="00257064">
        <w:t xml:space="preserve">UofC VSRS Generator Upgrade,  </w:t>
      </w:r>
    </w:p>
    <w:p w14:paraId="2979D0B3" w14:textId="2FEDE811" w:rsidR="007A3675" w:rsidRPr="00257064" w:rsidRDefault="009A0941" w:rsidP="008C41EF">
      <w:pPr>
        <w:pStyle w:val="NoSpacing"/>
        <w:numPr>
          <w:ilvl w:val="1"/>
          <w:numId w:val="37"/>
        </w:numPr>
        <w:spacing w:after="60"/>
        <w:ind w:left="1134" w:hanging="425"/>
      </w:pPr>
      <w:r w:rsidRPr="00257064">
        <w:t xml:space="preserve">UofC </w:t>
      </w:r>
      <w:r w:rsidR="007A3675" w:rsidRPr="00257064">
        <w:t>Transgenic Mouse Facility Ph. 1,2,3,4</w:t>
      </w:r>
      <w:r w:rsidR="00EF3528" w:rsidRPr="00257064">
        <w:t xml:space="preserve">, </w:t>
      </w:r>
    </w:p>
    <w:p w14:paraId="41481CA6" w14:textId="54EC94FD" w:rsidR="007A3675" w:rsidRPr="00257064" w:rsidRDefault="009A0941" w:rsidP="007F4CB7">
      <w:pPr>
        <w:pStyle w:val="NoSpacing"/>
        <w:numPr>
          <w:ilvl w:val="1"/>
          <w:numId w:val="37"/>
        </w:numPr>
        <w:spacing w:after="60"/>
        <w:ind w:left="1134" w:hanging="425"/>
      </w:pPr>
      <w:r w:rsidRPr="00257064">
        <w:t xml:space="preserve">UofC </w:t>
      </w:r>
      <w:r w:rsidR="007A3675" w:rsidRPr="00257064">
        <w:t>Transgenic Mouse Facility Security CCTV</w:t>
      </w:r>
      <w:r w:rsidR="00EF3528" w:rsidRPr="00257064">
        <w:t xml:space="preserve">, </w:t>
      </w:r>
    </w:p>
    <w:p w14:paraId="067FD9EF" w14:textId="131C8C53" w:rsidR="007A3675" w:rsidRPr="00257064" w:rsidRDefault="009A0941" w:rsidP="007F4CB7">
      <w:pPr>
        <w:pStyle w:val="NoSpacing"/>
        <w:numPr>
          <w:ilvl w:val="1"/>
          <w:numId w:val="37"/>
        </w:numPr>
        <w:spacing w:after="60"/>
        <w:ind w:left="1134" w:hanging="425"/>
      </w:pPr>
      <w:r w:rsidRPr="00257064">
        <w:t xml:space="preserve">UofC </w:t>
      </w:r>
      <w:r w:rsidR="007A3675" w:rsidRPr="00257064">
        <w:t>Science B – Space Research Clean Room Lab</w:t>
      </w:r>
      <w:r w:rsidR="00EF3528" w:rsidRPr="00257064">
        <w:t xml:space="preserve">, </w:t>
      </w:r>
    </w:p>
    <w:p w14:paraId="71D86031" w14:textId="493FFA88" w:rsidR="007A3675" w:rsidRPr="00257064" w:rsidRDefault="009A0941" w:rsidP="007F4CB7">
      <w:pPr>
        <w:pStyle w:val="NoSpacing"/>
        <w:numPr>
          <w:ilvl w:val="1"/>
          <w:numId w:val="37"/>
        </w:numPr>
        <w:spacing w:after="60"/>
        <w:ind w:left="1134" w:hanging="425"/>
      </w:pPr>
      <w:r w:rsidRPr="00257064">
        <w:t xml:space="preserve">UofC </w:t>
      </w:r>
      <w:r w:rsidR="007A3675" w:rsidRPr="00257064">
        <w:t>Engineering E- Block – Methane Lab</w:t>
      </w:r>
      <w:r w:rsidR="00EF3528" w:rsidRPr="00257064">
        <w:t xml:space="preserve">, </w:t>
      </w:r>
    </w:p>
    <w:p w14:paraId="14EF24C0" w14:textId="367B1DF5" w:rsidR="007A3675" w:rsidRPr="00257064" w:rsidRDefault="009A0941" w:rsidP="007F4CB7">
      <w:pPr>
        <w:pStyle w:val="NoSpacing"/>
        <w:numPr>
          <w:ilvl w:val="1"/>
          <w:numId w:val="37"/>
        </w:numPr>
        <w:spacing w:after="60"/>
        <w:ind w:left="1134" w:hanging="425"/>
      </w:pPr>
      <w:r w:rsidRPr="00257064">
        <w:t xml:space="preserve">UofC </w:t>
      </w:r>
      <w:r w:rsidR="007A3675" w:rsidRPr="00257064">
        <w:t>Health Science Building Generator Synchronization Upgrade – Energy Dept</w:t>
      </w:r>
      <w:r w:rsidR="00EF3528" w:rsidRPr="00257064">
        <w:t xml:space="preserve">, </w:t>
      </w:r>
      <w:r w:rsidR="007A3675" w:rsidRPr="00257064">
        <w:t xml:space="preserve">. </w:t>
      </w:r>
    </w:p>
    <w:p w14:paraId="3561916C" w14:textId="2C38FEB8" w:rsidR="007A3675" w:rsidRPr="00257064" w:rsidRDefault="009A0941" w:rsidP="007F4CB7">
      <w:pPr>
        <w:pStyle w:val="NoSpacing"/>
        <w:numPr>
          <w:ilvl w:val="1"/>
          <w:numId w:val="37"/>
        </w:numPr>
        <w:spacing w:after="60"/>
        <w:ind w:left="1134" w:hanging="425"/>
      </w:pPr>
      <w:r w:rsidRPr="00257064">
        <w:t xml:space="preserve">UofC </w:t>
      </w:r>
      <w:r w:rsidR="007A3675" w:rsidRPr="00257064">
        <w:t>Social Sciences – 8th Floor Computer Lab</w:t>
      </w:r>
      <w:r w:rsidRPr="00257064">
        <w:t>oratory</w:t>
      </w:r>
      <w:r w:rsidR="00EF3528" w:rsidRPr="00257064">
        <w:t xml:space="preserve">, </w:t>
      </w:r>
    </w:p>
    <w:p w14:paraId="7B14B47F" w14:textId="2190B3F5" w:rsidR="007A3675" w:rsidRPr="00257064" w:rsidRDefault="009A0941" w:rsidP="007F4CB7">
      <w:pPr>
        <w:pStyle w:val="NoSpacing"/>
        <w:numPr>
          <w:ilvl w:val="1"/>
          <w:numId w:val="37"/>
        </w:numPr>
        <w:spacing w:after="60"/>
        <w:ind w:left="1134" w:hanging="425"/>
      </w:pPr>
      <w:r w:rsidRPr="00257064">
        <w:t xml:space="preserve">UofC </w:t>
      </w:r>
      <w:r w:rsidR="007A3675" w:rsidRPr="00257064">
        <w:t>Level 2 &amp; Level 3 Laboratories</w:t>
      </w:r>
      <w:r w:rsidR="00EF3528" w:rsidRPr="00257064">
        <w:t xml:space="preserve">, </w:t>
      </w:r>
    </w:p>
    <w:p w14:paraId="175370AA" w14:textId="4754930C" w:rsidR="009A0941" w:rsidRPr="00257064" w:rsidRDefault="009A0941" w:rsidP="007F4CB7">
      <w:pPr>
        <w:pStyle w:val="NoSpacing"/>
        <w:numPr>
          <w:ilvl w:val="1"/>
          <w:numId w:val="37"/>
        </w:numPr>
        <w:spacing w:after="60"/>
        <w:ind w:left="1134" w:hanging="425"/>
      </w:pPr>
      <w:r w:rsidRPr="00257064">
        <w:t xml:space="preserve">UofC </w:t>
      </w:r>
      <w:r w:rsidR="007A3675" w:rsidRPr="00257064">
        <w:t>Health Science Building Health and Public Safety  Diagnostic Imaging Lab</w:t>
      </w:r>
      <w:r w:rsidRPr="00257064">
        <w:t>oratories</w:t>
      </w:r>
      <w:r w:rsidR="00EF3528" w:rsidRPr="00257064">
        <w:t xml:space="preserve">, </w:t>
      </w:r>
    </w:p>
    <w:p w14:paraId="70D8452F" w14:textId="129A136C" w:rsidR="009A0941" w:rsidRPr="00257064" w:rsidRDefault="009A0941" w:rsidP="007F4CB7">
      <w:pPr>
        <w:pStyle w:val="NoSpacing"/>
        <w:numPr>
          <w:ilvl w:val="1"/>
          <w:numId w:val="37"/>
        </w:numPr>
        <w:spacing w:after="60"/>
        <w:ind w:left="1134" w:hanging="425"/>
      </w:pPr>
      <w:r w:rsidRPr="00257064">
        <w:t>UofC Heritage Medical Building Renovations</w:t>
      </w:r>
      <w:r w:rsidR="00EF3528" w:rsidRPr="00257064">
        <w:t xml:space="preserve">, </w:t>
      </w:r>
    </w:p>
    <w:p w14:paraId="61E33DA7" w14:textId="3BE7C477" w:rsidR="00E5092A" w:rsidRPr="00257064" w:rsidRDefault="007F4CB7" w:rsidP="00E5092A">
      <w:pPr>
        <w:pStyle w:val="NoSpacing"/>
        <w:numPr>
          <w:ilvl w:val="1"/>
          <w:numId w:val="37"/>
        </w:numPr>
        <w:spacing w:after="60"/>
        <w:ind w:left="1134" w:hanging="425"/>
      </w:pPr>
      <w:r w:rsidRPr="00257064">
        <w:t xml:space="preserve">UofC CAR FAR AS180274 Renovation, </w:t>
      </w:r>
    </w:p>
    <w:p w14:paraId="16449167" w14:textId="4568E5D8" w:rsidR="00E5092A" w:rsidRPr="00257064" w:rsidRDefault="008E4287" w:rsidP="00E5092A">
      <w:pPr>
        <w:pStyle w:val="NoSpacing"/>
        <w:numPr>
          <w:ilvl w:val="1"/>
          <w:numId w:val="37"/>
        </w:numPr>
        <w:spacing w:after="60"/>
        <w:ind w:left="1134" w:hanging="425"/>
      </w:pPr>
      <w:r w:rsidRPr="00257064">
        <w:t xml:space="preserve">UofC </w:t>
      </w:r>
      <w:r w:rsidR="00E5092A" w:rsidRPr="00257064">
        <w:t>SMCHC Academic Department of Family Medicine Renovation</w:t>
      </w:r>
      <w:r w:rsidR="00EF3528" w:rsidRPr="00257064">
        <w:t xml:space="preserve">, </w:t>
      </w:r>
      <w:r w:rsidR="00E5092A" w:rsidRPr="00257064">
        <w:t xml:space="preserve"> </w:t>
      </w:r>
    </w:p>
    <w:p w14:paraId="79D23860" w14:textId="6446566D" w:rsidR="00E5092A" w:rsidRPr="00257064" w:rsidRDefault="008E4287" w:rsidP="00E5092A">
      <w:pPr>
        <w:pStyle w:val="NoSpacing"/>
        <w:numPr>
          <w:ilvl w:val="1"/>
          <w:numId w:val="37"/>
        </w:numPr>
        <w:spacing w:after="60"/>
        <w:ind w:left="1134" w:hanging="425"/>
      </w:pPr>
      <w:r w:rsidRPr="00257064">
        <w:t xml:space="preserve">UofC </w:t>
      </w:r>
      <w:r w:rsidR="00E5092A" w:rsidRPr="00257064">
        <w:t>Biotechnology Lab</w:t>
      </w:r>
      <w:r w:rsidRPr="00257064">
        <w:t>oratory</w:t>
      </w:r>
      <w:r w:rsidR="00EF3528" w:rsidRPr="00257064">
        <w:t xml:space="preserve">, </w:t>
      </w:r>
    </w:p>
    <w:p w14:paraId="10C9B469" w14:textId="796E6DF5" w:rsidR="00E5092A" w:rsidRPr="00257064" w:rsidRDefault="008E4287" w:rsidP="00E5092A">
      <w:pPr>
        <w:pStyle w:val="NoSpacing"/>
        <w:numPr>
          <w:ilvl w:val="1"/>
          <w:numId w:val="37"/>
        </w:numPr>
        <w:spacing w:after="60"/>
        <w:ind w:left="1134" w:hanging="425"/>
      </w:pPr>
      <w:r w:rsidRPr="00257064">
        <w:t xml:space="preserve">UofC </w:t>
      </w:r>
      <w:r w:rsidR="00E5092A" w:rsidRPr="00257064">
        <w:t xml:space="preserve">Molecular Genetics </w:t>
      </w:r>
      <w:r w:rsidRPr="00257064">
        <w:t>Laboratory</w:t>
      </w:r>
      <w:r w:rsidR="00EF3528" w:rsidRPr="00257064">
        <w:t xml:space="preserve">, </w:t>
      </w:r>
    </w:p>
    <w:p w14:paraId="251AEB99" w14:textId="1C7D5275" w:rsidR="00E5092A" w:rsidRPr="00257064" w:rsidRDefault="008E4287" w:rsidP="00E5092A">
      <w:pPr>
        <w:pStyle w:val="NoSpacing"/>
        <w:numPr>
          <w:ilvl w:val="1"/>
          <w:numId w:val="37"/>
        </w:numPr>
        <w:spacing w:after="60"/>
        <w:ind w:left="1134" w:hanging="425"/>
      </w:pPr>
      <w:r w:rsidRPr="00257064">
        <w:t xml:space="preserve">UofC </w:t>
      </w:r>
      <w:r w:rsidR="00E5092A" w:rsidRPr="00257064">
        <w:t xml:space="preserve">Frog &amp; Snails </w:t>
      </w:r>
      <w:r w:rsidRPr="00257064">
        <w:t>Laboratory</w:t>
      </w:r>
      <w:r w:rsidR="00EF3528" w:rsidRPr="00257064">
        <w:t xml:space="preserve">, </w:t>
      </w:r>
    </w:p>
    <w:p w14:paraId="14CD230D" w14:textId="0ED10F20" w:rsidR="00E5092A" w:rsidRPr="00257064" w:rsidRDefault="008E4287" w:rsidP="00E5092A">
      <w:pPr>
        <w:pStyle w:val="NoSpacing"/>
        <w:numPr>
          <w:ilvl w:val="1"/>
          <w:numId w:val="37"/>
        </w:numPr>
        <w:spacing w:after="60"/>
        <w:ind w:left="1134" w:hanging="425"/>
      </w:pPr>
      <w:r w:rsidRPr="00257064">
        <w:t xml:space="preserve">UofC </w:t>
      </w:r>
      <w:r w:rsidR="00E5092A" w:rsidRPr="00257064">
        <w:t xml:space="preserve">Professor Lee’s </w:t>
      </w:r>
      <w:r w:rsidRPr="00257064">
        <w:t>Laboratory</w:t>
      </w:r>
      <w:r w:rsidR="00EF3528" w:rsidRPr="00257064">
        <w:t xml:space="preserve">, </w:t>
      </w:r>
    </w:p>
    <w:p w14:paraId="125A4C68" w14:textId="056775AB" w:rsidR="009A0941" w:rsidRPr="00257064" w:rsidRDefault="006E502E" w:rsidP="009A0941">
      <w:pPr>
        <w:pStyle w:val="NoSpacing"/>
        <w:numPr>
          <w:ilvl w:val="0"/>
          <w:numId w:val="37"/>
        </w:numPr>
        <w:spacing w:after="60"/>
        <w:ind w:left="709" w:hanging="567"/>
      </w:pPr>
      <w:r w:rsidRPr="00257064">
        <w:t>S</w:t>
      </w:r>
      <w:r w:rsidR="009A0941" w:rsidRPr="00257064">
        <w:t xml:space="preserve">outhern </w:t>
      </w:r>
      <w:r w:rsidRPr="00257064">
        <w:t>A</w:t>
      </w:r>
      <w:r w:rsidR="009A0941" w:rsidRPr="00257064">
        <w:t xml:space="preserve">lberta Institute of Technology, </w:t>
      </w:r>
      <w:r w:rsidR="00796B89" w:rsidRPr="00257064">
        <w:t xml:space="preserve">Various Buildings, </w:t>
      </w:r>
      <w:r w:rsidR="009A0941" w:rsidRPr="00257064">
        <w:t>Calgary, AB</w:t>
      </w:r>
      <w:r w:rsidR="00EF3528" w:rsidRPr="00257064">
        <w:t xml:space="preserve"> </w:t>
      </w:r>
      <w:r w:rsidR="007F4CB7" w:rsidRPr="00257064">
        <w:br/>
        <w:t>Role on Project</w:t>
      </w:r>
      <w:r w:rsidR="008E4287" w:rsidRPr="00257064">
        <w:t>s</w:t>
      </w:r>
      <w:r w:rsidR="007F4CB7" w:rsidRPr="00257064">
        <w:t xml:space="preserve">: </w:t>
      </w:r>
      <w:r w:rsidR="003F358D" w:rsidRPr="00257064">
        <w:t>Principal-In-Charge</w:t>
      </w:r>
    </w:p>
    <w:p w14:paraId="69020515" w14:textId="053DF015" w:rsidR="00E42875" w:rsidRPr="00257064" w:rsidRDefault="00E42875" w:rsidP="007F4CB7">
      <w:pPr>
        <w:pStyle w:val="NoSpacing"/>
        <w:numPr>
          <w:ilvl w:val="1"/>
          <w:numId w:val="37"/>
        </w:numPr>
        <w:spacing w:after="60"/>
        <w:ind w:left="1134" w:hanging="425"/>
      </w:pPr>
      <w:r w:rsidRPr="00257064">
        <w:t xml:space="preserve">SAIT Steam Boiler Design, </w:t>
      </w:r>
    </w:p>
    <w:p w14:paraId="74571349" w14:textId="3430049C" w:rsidR="00E42875" w:rsidRPr="00257064" w:rsidRDefault="00E42875" w:rsidP="007F4CB7">
      <w:pPr>
        <w:pStyle w:val="NoSpacing"/>
        <w:numPr>
          <w:ilvl w:val="1"/>
          <w:numId w:val="37"/>
        </w:numPr>
        <w:spacing w:after="60"/>
        <w:ind w:left="1134" w:hanging="425"/>
      </w:pPr>
      <w:r w:rsidRPr="00257064">
        <w:t xml:space="preserve">SAIT Green Building Technology Access Centre (GBTAC), Weathering Chamber, </w:t>
      </w:r>
    </w:p>
    <w:p w14:paraId="6048F1A4" w14:textId="312DAA3E" w:rsidR="009A0941" w:rsidRPr="00257064" w:rsidRDefault="009A0941" w:rsidP="007F4CB7">
      <w:pPr>
        <w:pStyle w:val="NoSpacing"/>
        <w:numPr>
          <w:ilvl w:val="1"/>
          <w:numId w:val="37"/>
        </w:numPr>
        <w:spacing w:after="60"/>
        <w:ind w:left="1134" w:hanging="425"/>
      </w:pPr>
      <w:r w:rsidRPr="00257064">
        <w:t xml:space="preserve">SAIT </w:t>
      </w:r>
      <w:r w:rsidR="006E502E" w:rsidRPr="00257064">
        <w:t>Trades &amp; Technology Facility</w:t>
      </w:r>
      <w:r w:rsidR="00EF3528" w:rsidRPr="00257064">
        <w:t xml:space="preserve">, </w:t>
      </w:r>
    </w:p>
    <w:p w14:paraId="6EE9D929" w14:textId="3FE8D0A2" w:rsidR="006E502E" w:rsidRPr="00257064" w:rsidRDefault="006E502E" w:rsidP="007F4CB7">
      <w:pPr>
        <w:pStyle w:val="NoSpacing"/>
        <w:numPr>
          <w:ilvl w:val="1"/>
          <w:numId w:val="37"/>
        </w:numPr>
        <w:spacing w:after="60"/>
        <w:ind w:left="1134" w:hanging="425"/>
      </w:pPr>
      <w:r w:rsidRPr="00257064">
        <w:t>SAIT Transalta  EpiCentre – Energy Department</w:t>
      </w:r>
      <w:r w:rsidR="00EF3528" w:rsidRPr="00257064">
        <w:t xml:space="preserve">, </w:t>
      </w:r>
    </w:p>
    <w:p w14:paraId="1C3CED96" w14:textId="6198B4F6" w:rsidR="006E502E" w:rsidRPr="00257064" w:rsidRDefault="006E502E" w:rsidP="007F4CB7">
      <w:pPr>
        <w:pStyle w:val="NoSpacing"/>
        <w:numPr>
          <w:ilvl w:val="1"/>
          <w:numId w:val="37"/>
        </w:numPr>
        <w:spacing w:after="60"/>
        <w:ind w:left="1134" w:hanging="425"/>
      </w:pPr>
      <w:r w:rsidRPr="00257064">
        <w:t>SAIT Respiratory Therapy Renovation</w:t>
      </w:r>
      <w:r w:rsidR="00EF3528" w:rsidRPr="00257064">
        <w:t xml:space="preserve">, </w:t>
      </w:r>
    </w:p>
    <w:p w14:paraId="68735859" w14:textId="3A63209A" w:rsidR="006E502E" w:rsidRPr="00257064" w:rsidRDefault="006E502E" w:rsidP="007F4CB7">
      <w:pPr>
        <w:pStyle w:val="NoSpacing"/>
        <w:numPr>
          <w:ilvl w:val="1"/>
          <w:numId w:val="37"/>
        </w:numPr>
        <w:spacing w:after="60"/>
        <w:ind w:left="1134" w:hanging="425"/>
      </w:pPr>
      <w:r w:rsidRPr="00257064">
        <w:t>SAIT Campus Parkade</w:t>
      </w:r>
      <w:r w:rsidR="00EF3528" w:rsidRPr="00257064">
        <w:t xml:space="preserve">, </w:t>
      </w:r>
    </w:p>
    <w:p w14:paraId="2C114BC3" w14:textId="07E6889E" w:rsidR="006E502E" w:rsidRPr="00257064" w:rsidRDefault="006E502E" w:rsidP="007F4CB7">
      <w:pPr>
        <w:pStyle w:val="NoSpacing"/>
        <w:numPr>
          <w:ilvl w:val="1"/>
          <w:numId w:val="37"/>
        </w:numPr>
        <w:spacing w:after="60"/>
        <w:ind w:left="1134" w:hanging="425"/>
      </w:pPr>
      <w:r w:rsidRPr="00257064">
        <w:t>SAIT Temporary Buildings</w:t>
      </w:r>
      <w:r w:rsidR="00EF3528" w:rsidRPr="00257064">
        <w:t xml:space="preserve">, </w:t>
      </w:r>
    </w:p>
    <w:p w14:paraId="1E648A11" w14:textId="77777777" w:rsidR="00EC492F" w:rsidRPr="00257064" w:rsidRDefault="00EC492F" w:rsidP="00BB7C3A">
      <w:pPr>
        <w:pStyle w:val="ListBullet2"/>
      </w:pPr>
      <w:r w:rsidRPr="00257064">
        <w:t>Entertainment</w:t>
      </w:r>
    </w:p>
    <w:p w14:paraId="6CAD035B" w14:textId="23D3B124" w:rsidR="00E55CE5" w:rsidRPr="00E55CE5" w:rsidRDefault="00E55CE5" w:rsidP="00E55CE5">
      <w:pPr>
        <w:pStyle w:val="NoSpacing"/>
        <w:numPr>
          <w:ilvl w:val="0"/>
          <w:numId w:val="46"/>
        </w:numPr>
        <w:spacing w:after="60"/>
        <w:ind w:left="709" w:hanging="567"/>
      </w:pPr>
      <w:r w:rsidRPr="002275D9">
        <w:t>Calgary Film Centre</w:t>
      </w:r>
      <w:r>
        <w:t>, Calgary</w:t>
      </w:r>
      <w:r>
        <w:br/>
      </w:r>
      <w:r w:rsidRPr="00E55CE5">
        <w:t xml:space="preserve">Role on Project: </w:t>
      </w:r>
      <w:r w:rsidRPr="00257064">
        <w:t>Principal-In-Charge</w:t>
      </w:r>
    </w:p>
    <w:p w14:paraId="3B4F1807" w14:textId="44669A91" w:rsidR="00E00726" w:rsidRPr="00257064" w:rsidRDefault="00E00726" w:rsidP="00BB7C3A">
      <w:pPr>
        <w:pStyle w:val="NoSpacing"/>
        <w:numPr>
          <w:ilvl w:val="0"/>
          <w:numId w:val="37"/>
        </w:numPr>
        <w:spacing w:after="60"/>
        <w:ind w:left="709" w:hanging="567"/>
      </w:pPr>
    </w:p>
    <w:p w14:paraId="4334AECD" w14:textId="22D75E73" w:rsidR="00EC492F" w:rsidRPr="00257064" w:rsidRDefault="00EC492F" w:rsidP="00BB7C3A">
      <w:pPr>
        <w:pStyle w:val="ListBullet2"/>
        <w:rPr>
          <w:lang w:val="en-US"/>
        </w:rPr>
      </w:pPr>
      <w:r w:rsidRPr="00257064">
        <w:rPr>
          <w:lang w:val="en-US"/>
        </w:rPr>
        <w:t>Healthcare Facilities</w:t>
      </w:r>
    </w:p>
    <w:p w14:paraId="550092A3" w14:textId="77777777" w:rsidR="00685E84" w:rsidRPr="00E55CE5" w:rsidRDefault="00685E84" w:rsidP="00685E84">
      <w:pPr>
        <w:pStyle w:val="NoSpacing"/>
        <w:numPr>
          <w:ilvl w:val="0"/>
          <w:numId w:val="37"/>
        </w:numPr>
        <w:ind w:left="709" w:hanging="567"/>
      </w:pPr>
      <w:r>
        <w:t>Serac Eye &amp; skin Care Clinic</w:t>
      </w:r>
    </w:p>
    <w:p w14:paraId="120650FB" w14:textId="77777777" w:rsidR="00685E84" w:rsidRDefault="00685E84" w:rsidP="00685E84">
      <w:pPr>
        <w:pStyle w:val="NoSpacing"/>
        <w:spacing w:after="60"/>
        <w:ind w:left="709"/>
      </w:pPr>
      <w:r w:rsidRPr="00E55CE5">
        <w:t xml:space="preserve">Role on Project: </w:t>
      </w:r>
      <w:r w:rsidRPr="00257064">
        <w:t>Principal-In-Charge</w:t>
      </w:r>
    </w:p>
    <w:p w14:paraId="543845D5" w14:textId="77777777" w:rsidR="00685E84" w:rsidRDefault="00685E84" w:rsidP="00685E84">
      <w:pPr>
        <w:pStyle w:val="NoSpacing"/>
        <w:numPr>
          <w:ilvl w:val="0"/>
          <w:numId w:val="46"/>
        </w:numPr>
        <w:spacing w:after="60"/>
        <w:ind w:left="709" w:hanging="567"/>
      </w:pPr>
      <w:r w:rsidRPr="00685E84">
        <w:t>FMC High U23 &amp; U26 Observation Renos</w:t>
      </w:r>
    </w:p>
    <w:p w14:paraId="1CB517E6" w14:textId="12DD70AD" w:rsidR="00260907" w:rsidRDefault="00260907" w:rsidP="00260907">
      <w:pPr>
        <w:pStyle w:val="NoSpacing"/>
        <w:spacing w:after="60"/>
        <w:ind w:left="709"/>
      </w:pPr>
      <w:r w:rsidRPr="00E55CE5">
        <w:t xml:space="preserve">Role on Project: </w:t>
      </w:r>
      <w:r w:rsidRPr="00257064">
        <w:t>Principal-In-Charge</w:t>
      </w:r>
    </w:p>
    <w:p w14:paraId="46FE10EC" w14:textId="592B4B27" w:rsidR="00685E84" w:rsidRDefault="00685E84" w:rsidP="00685E84">
      <w:pPr>
        <w:pStyle w:val="NoSpacing"/>
        <w:numPr>
          <w:ilvl w:val="0"/>
          <w:numId w:val="46"/>
        </w:numPr>
        <w:spacing w:after="60"/>
        <w:ind w:left="709" w:hanging="567"/>
      </w:pPr>
      <w:r>
        <w:lastRenderedPageBreak/>
        <w:t>Oil Fields General Hospital Renovation</w:t>
      </w:r>
    </w:p>
    <w:p w14:paraId="557A117F" w14:textId="1BDC1B22" w:rsidR="00685E84" w:rsidRDefault="00685E84" w:rsidP="00685E84">
      <w:pPr>
        <w:pStyle w:val="NoSpacing"/>
        <w:spacing w:after="60"/>
        <w:ind w:firstLine="709"/>
      </w:pPr>
      <w:r w:rsidRPr="00E55CE5">
        <w:t xml:space="preserve">Role on Project: </w:t>
      </w:r>
      <w:r w:rsidRPr="00257064">
        <w:t>Principal-In-Charge</w:t>
      </w:r>
    </w:p>
    <w:p w14:paraId="7EF9222A" w14:textId="7F4F8148" w:rsidR="00E55CE5" w:rsidRPr="00E55CE5" w:rsidRDefault="00E55CE5" w:rsidP="00E55CE5">
      <w:pPr>
        <w:pStyle w:val="NoSpacing"/>
        <w:numPr>
          <w:ilvl w:val="0"/>
          <w:numId w:val="37"/>
        </w:numPr>
        <w:ind w:left="709" w:hanging="567"/>
      </w:pPr>
      <w:r w:rsidRPr="00E55CE5">
        <w:t>Belmont Dental Clinic</w:t>
      </w:r>
    </w:p>
    <w:p w14:paraId="36A0A6F6" w14:textId="6858F57C" w:rsidR="00E55CE5" w:rsidRDefault="00E55CE5" w:rsidP="00E55CE5">
      <w:pPr>
        <w:pStyle w:val="NoSpacing"/>
        <w:spacing w:after="60"/>
        <w:ind w:left="709"/>
      </w:pPr>
      <w:r w:rsidRPr="00E55CE5">
        <w:t xml:space="preserve">Role on Project: </w:t>
      </w:r>
      <w:r w:rsidR="0040704C">
        <w:t>Peer Review</w:t>
      </w:r>
    </w:p>
    <w:p w14:paraId="7848573C" w14:textId="3B8E9B7F" w:rsidR="0040704C" w:rsidRPr="00E55CE5" w:rsidRDefault="0040704C" w:rsidP="0040704C">
      <w:pPr>
        <w:pStyle w:val="NoSpacing"/>
        <w:numPr>
          <w:ilvl w:val="0"/>
          <w:numId w:val="37"/>
        </w:numPr>
        <w:ind w:left="709" w:hanging="567"/>
      </w:pPr>
      <w:r>
        <w:t>Taza</w:t>
      </w:r>
      <w:r w:rsidRPr="00E55CE5">
        <w:t xml:space="preserve"> Dental Clinic</w:t>
      </w:r>
    </w:p>
    <w:p w14:paraId="0A4782C0" w14:textId="4B769B37" w:rsidR="0040704C" w:rsidRDefault="0040704C" w:rsidP="0040704C">
      <w:pPr>
        <w:pStyle w:val="NoSpacing"/>
        <w:spacing w:after="60"/>
        <w:ind w:left="709"/>
      </w:pPr>
      <w:r w:rsidRPr="00E55CE5">
        <w:t xml:space="preserve">Role on Project: </w:t>
      </w:r>
      <w:r>
        <w:t>Electrical Lead</w:t>
      </w:r>
    </w:p>
    <w:p w14:paraId="2F2ED7B8" w14:textId="24A279E7" w:rsidR="000C6E31" w:rsidRPr="00E55CE5" w:rsidRDefault="000C6E31" w:rsidP="000C6E31">
      <w:pPr>
        <w:pStyle w:val="NoSpacing"/>
        <w:numPr>
          <w:ilvl w:val="0"/>
          <w:numId w:val="37"/>
        </w:numPr>
        <w:ind w:left="709" w:hanging="567"/>
      </w:pPr>
      <w:r w:rsidRPr="000C6E31">
        <w:t>Mahogany Physio</w:t>
      </w:r>
      <w:r>
        <w:t xml:space="preserve"> </w:t>
      </w:r>
      <w:r w:rsidRPr="00E55CE5">
        <w:t>Clinic</w:t>
      </w:r>
    </w:p>
    <w:p w14:paraId="33167F11" w14:textId="77777777" w:rsidR="000C6E31" w:rsidRDefault="000C6E31" w:rsidP="000C6E31">
      <w:pPr>
        <w:pStyle w:val="NoSpacing"/>
        <w:spacing w:after="60"/>
        <w:ind w:left="709"/>
      </w:pPr>
      <w:r w:rsidRPr="00E55CE5">
        <w:t xml:space="preserve">Role on Project: </w:t>
      </w:r>
      <w:r>
        <w:t>Electrical Lead</w:t>
      </w:r>
    </w:p>
    <w:p w14:paraId="44F40493" w14:textId="17219372" w:rsidR="000D005E" w:rsidRPr="00E55CE5" w:rsidRDefault="000D005E" w:rsidP="000D005E">
      <w:pPr>
        <w:pStyle w:val="NoSpacing"/>
        <w:numPr>
          <w:ilvl w:val="0"/>
          <w:numId w:val="37"/>
        </w:numPr>
        <w:ind w:left="709" w:hanging="567"/>
      </w:pPr>
      <w:r>
        <w:t>Canmore Hospital Pharmacy</w:t>
      </w:r>
    </w:p>
    <w:p w14:paraId="125BDD09" w14:textId="2B3E594F" w:rsidR="000D005E" w:rsidRDefault="000D005E" w:rsidP="000D005E">
      <w:pPr>
        <w:pStyle w:val="NoSpacing"/>
        <w:spacing w:after="60"/>
        <w:ind w:left="709"/>
      </w:pPr>
      <w:r w:rsidRPr="00E55CE5">
        <w:t xml:space="preserve">Role on Project: </w:t>
      </w:r>
      <w:r>
        <w:t>Engineer of Record</w:t>
      </w:r>
    </w:p>
    <w:p w14:paraId="4B08D913" w14:textId="4C96EC91" w:rsidR="00156D76" w:rsidRPr="00E55CE5" w:rsidRDefault="00156D76" w:rsidP="00156D76">
      <w:pPr>
        <w:pStyle w:val="NoSpacing"/>
        <w:numPr>
          <w:ilvl w:val="0"/>
          <w:numId w:val="37"/>
        </w:numPr>
        <w:ind w:left="709" w:hanging="567"/>
      </w:pPr>
      <w:r>
        <w:t>Child Support Services Renovation</w:t>
      </w:r>
    </w:p>
    <w:p w14:paraId="3A89BE40" w14:textId="51546FAC" w:rsidR="00156D76" w:rsidRDefault="00156D76" w:rsidP="00156D76">
      <w:pPr>
        <w:pStyle w:val="NoSpacing"/>
        <w:spacing w:after="60"/>
        <w:ind w:left="709"/>
      </w:pPr>
      <w:r w:rsidRPr="00E55CE5">
        <w:t xml:space="preserve">Role on Project: </w:t>
      </w:r>
      <w:r>
        <w:t>Peer Review</w:t>
      </w:r>
    </w:p>
    <w:p w14:paraId="5C510BCA" w14:textId="42D659F5" w:rsidR="00BB7C3A" w:rsidRPr="00257064" w:rsidRDefault="00BB7C3A" w:rsidP="008E4287">
      <w:pPr>
        <w:pStyle w:val="NoSpacing"/>
        <w:numPr>
          <w:ilvl w:val="0"/>
          <w:numId w:val="37"/>
        </w:numPr>
        <w:spacing w:after="60"/>
        <w:ind w:left="709" w:hanging="567"/>
      </w:pPr>
      <w:r w:rsidRPr="00257064">
        <w:t>Chestermere Community Health Centre, Chestermere,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6930BED0" w14:textId="3D83BA3C" w:rsidR="00BB7C3A" w:rsidRPr="00257064" w:rsidRDefault="00BB7C3A" w:rsidP="008E4287">
      <w:pPr>
        <w:pStyle w:val="NoSpacing"/>
        <w:numPr>
          <w:ilvl w:val="0"/>
          <w:numId w:val="37"/>
        </w:numPr>
        <w:spacing w:after="60"/>
        <w:ind w:left="709" w:hanging="567"/>
      </w:pPr>
      <w:r w:rsidRPr="00257064">
        <w:t>Cochrane Community Health Centre, Cochrane,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5AF58279" w14:textId="018C6A8A" w:rsidR="00BB7C3A" w:rsidRPr="00257064" w:rsidRDefault="00BB7C3A" w:rsidP="008E4287">
      <w:pPr>
        <w:pStyle w:val="NoSpacing"/>
        <w:numPr>
          <w:ilvl w:val="0"/>
          <w:numId w:val="37"/>
        </w:numPr>
        <w:spacing w:after="60"/>
        <w:ind w:left="709" w:hanging="567"/>
      </w:pPr>
      <w:r w:rsidRPr="00257064">
        <w:t>Sheldon Kennedy Child Advocacy Centre, Calgary,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3AA7AB0C" w14:textId="02DFE257" w:rsidR="00BB7C3A" w:rsidRPr="00257064" w:rsidRDefault="00BB7C3A" w:rsidP="008E4287">
      <w:pPr>
        <w:pStyle w:val="NoSpacing"/>
        <w:numPr>
          <w:ilvl w:val="0"/>
          <w:numId w:val="37"/>
        </w:numPr>
        <w:spacing w:after="60"/>
        <w:ind w:left="709" w:hanging="567"/>
      </w:pPr>
      <w:r w:rsidRPr="00257064">
        <w:t>AHS Central Zone Media &amp; Communications, Calgary,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05B300F0" w14:textId="61FACB8B" w:rsidR="00BB7C3A" w:rsidRPr="00257064" w:rsidRDefault="00BB7C3A" w:rsidP="008E4287">
      <w:pPr>
        <w:pStyle w:val="NoSpacing"/>
        <w:numPr>
          <w:ilvl w:val="0"/>
          <w:numId w:val="37"/>
        </w:numPr>
        <w:spacing w:after="60"/>
        <w:ind w:left="709" w:hanging="567"/>
      </w:pPr>
      <w:r w:rsidRPr="00257064">
        <w:t>Chronic Pain Clinic Expansion &amp; Renovation, Calgary,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57B4953F" w14:textId="6D5F71B7" w:rsidR="00BB7C3A" w:rsidRPr="00257064" w:rsidRDefault="00BB7C3A" w:rsidP="008E4287">
      <w:pPr>
        <w:pStyle w:val="NoSpacing"/>
        <w:numPr>
          <w:ilvl w:val="0"/>
          <w:numId w:val="37"/>
        </w:numPr>
        <w:spacing w:after="60"/>
        <w:ind w:left="709" w:hanging="567"/>
      </w:pPr>
      <w:r w:rsidRPr="00257064">
        <w:t>AHS Aboriginal Health Clinic, Calgary,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1A74F6D7" w14:textId="019A5F63" w:rsidR="00BB7C3A" w:rsidRPr="00257064" w:rsidRDefault="00BB7C3A" w:rsidP="008E4287">
      <w:pPr>
        <w:pStyle w:val="NoSpacing"/>
        <w:numPr>
          <w:ilvl w:val="0"/>
          <w:numId w:val="37"/>
        </w:numPr>
        <w:spacing w:after="60"/>
        <w:ind w:left="709" w:hanging="567"/>
      </w:pPr>
      <w:r w:rsidRPr="00257064">
        <w:t>Okotoks Community Health Centre, Okotoks, AB</w:t>
      </w:r>
      <w:r w:rsidR="00342EA9" w:rsidRPr="00257064">
        <w:t xml:space="preserve">, </w:t>
      </w:r>
      <w:r w:rsidR="00E01F6E" w:rsidRPr="00257064">
        <w:br/>
      </w:r>
      <w:r w:rsidRPr="00257064">
        <w:t xml:space="preserve">Role on Project: </w:t>
      </w:r>
      <w:r w:rsidR="003F358D" w:rsidRPr="00257064">
        <w:t>Principal-In-Charge</w:t>
      </w:r>
    </w:p>
    <w:p w14:paraId="5178ABE4" w14:textId="1A4A0DA4" w:rsidR="00BB7C3A" w:rsidRPr="00257064" w:rsidRDefault="00BB7C3A" w:rsidP="008E4287">
      <w:pPr>
        <w:pStyle w:val="NoSpacing"/>
        <w:numPr>
          <w:ilvl w:val="0"/>
          <w:numId w:val="37"/>
        </w:numPr>
        <w:spacing w:after="60"/>
        <w:ind w:left="709" w:hanging="567"/>
      </w:pPr>
      <w:r w:rsidRPr="00257064">
        <w:t>East Calgary Health Centre, Calgary, AB</w:t>
      </w:r>
      <w:r w:rsidR="00342EA9" w:rsidRPr="00257064">
        <w:t xml:space="preserve">, </w:t>
      </w:r>
      <w:r w:rsidR="00E01F6E" w:rsidRPr="00257064">
        <w:br/>
      </w:r>
      <w:r w:rsidRPr="00257064">
        <w:t xml:space="preserve">Role on Project: </w:t>
      </w:r>
      <w:r w:rsidR="003F358D" w:rsidRPr="00257064">
        <w:t>Principal-In-Charge</w:t>
      </w:r>
      <w:r w:rsidRPr="00257064">
        <w:t xml:space="preserve"> </w:t>
      </w:r>
    </w:p>
    <w:p w14:paraId="1A9EF3F9" w14:textId="25FA1AA8" w:rsidR="00BB7C3A" w:rsidRPr="00257064" w:rsidRDefault="00BB7C3A" w:rsidP="008E4287">
      <w:pPr>
        <w:pStyle w:val="NoSpacing"/>
        <w:numPr>
          <w:ilvl w:val="0"/>
          <w:numId w:val="37"/>
        </w:numPr>
        <w:spacing w:after="60"/>
        <w:ind w:left="709" w:hanging="567"/>
      </w:pPr>
      <w:r w:rsidRPr="00257064">
        <w:t>Sunridge Medical Gallery, Calgary, AB</w:t>
      </w:r>
      <w:r w:rsidR="00342EA9" w:rsidRPr="00257064">
        <w:t xml:space="preserve">, </w:t>
      </w:r>
      <w:r w:rsidR="00E01F6E" w:rsidRPr="00257064">
        <w:br/>
      </w:r>
      <w:r w:rsidRPr="00257064">
        <w:t xml:space="preserve">Role on Project: </w:t>
      </w:r>
      <w:r w:rsidR="00EA384F" w:rsidRPr="00257064">
        <w:t xml:space="preserve">Principal-In-Charge </w:t>
      </w:r>
    </w:p>
    <w:p w14:paraId="79FDF695" w14:textId="06DD685A" w:rsidR="00BB7C3A" w:rsidRPr="00257064" w:rsidRDefault="00BB7C3A" w:rsidP="008E4287">
      <w:pPr>
        <w:pStyle w:val="NoSpacing"/>
        <w:numPr>
          <w:ilvl w:val="0"/>
          <w:numId w:val="37"/>
        </w:numPr>
        <w:spacing w:after="60"/>
        <w:ind w:left="709" w:hanging="567"/>
      </w:pPr>
      <w:r w:rsidRPr="00257064">
        <w:t>North Hill Clinic, Calgary, AB</w:t>
      </w:r>
      <w:r w:rsidR="00342EA9" w:rsidRPr="00257064">
        <w:t xml:space="preserve">, </w:t>
      </w:r>
      <w:r w:rsidR="00E01F6E" w:rsidRPr="00257064">
        <w:br/>
      </w:r>
      <w:r w:rsidRPr="00257064">
        <w:t xml:space="preserve">Role on Project: </w:t>
      </w:r>
      <w:r w:rsidR="00EA384F" w:rsidRPr="00257064">
        <w:t xml:space="preserve">Principal-In-Charge </w:t>
      </w:r>
    </w:p>
    <w:p w14:paraId="0593A241" w14:textId="76F90132" w:rsidR="00BB7C3A" w:rsidRPr="00257064" w:rsidRDefault="00BB7C3A" w:rsidP="008E4287">
      <w:pPr>
        <w:pStyle w:val="NoSpacing"/>
        <w:numPr>
          <w:ilvl w:val="0"/>
          <w:numId w:val="37"/>
        </w:numPr>
        <w:spacing w:after="60"/>
        <w:ind w:left="709" w:hanging="567"/>
      </w:pPr>
      <w:r w:rsidRPr="00257064">
        <w:t>Mitchell Eye Clinic, Calgary, AB</w:t>
      </w:r>
      <w:r w:rsidR="00342EA9" w:rsidRPr="00257064">
        <w:t xml:space="preserve">, </w:t>
      </w:r>
      <w:r w:rsidR="00E01F6E" w:rsidRPr="00257064">
        <w:br/>
      </w:r>
      <w:r w:rsidRPr="00257064">
        <w:t xml:space="preserve">Role on Project: </w:t>
      </w:r>
      <w:r w:rsidR="00EA384F" w:rsidRPr="00257064">
        <w:t xml:space="preserve">Principal-In-Charge </w:t>
      </w:r>
    </w:p>
    <w:p w14:paraId="04C3A00F" w14:textId="49AFE212" w:rsidR="00BB7C3A" w:rsidRPr="00257064" w:rsidRDefault="00BB7C3A" w:rsidP="008E4287">
      <w:pPr>
        <w:pStyle w:val="NoSpacing"/>
        <w:numPr>
          <w:ilvl w:val="0"/>
          <w:numId w:val="37"/>
        </w:numPr>
        <w:spacing w:after="60"/>
        <w:ind w:left="709" w:hanging="567"/>
      </w:pPr>
      <w:r w:rsidRPr="00257064">
        <w:t>North Hill Eye Clinic, Calgary, AB</w:t>
      </w:r>
      <w:r w:rsidR="00342EA9" w:rsidRPr="00257064">
        <w:t xml:space="preserve">, </w:t>
      </w:r>
      <w:r w:rsidR="00E01F6E" w:rsidRPr="00257064">
        <w:br/>
      </w:r>
      <w:r w:rsidRPr="00257064">
        <w:t xml:space="preserve">Role on Project: </w:t>
      </w:r>
      <w:r w:rsidR="00EA384F" w:rsidRPr="00257064">
        <w:t xml:space="preserve">Principal-In-Charge </w:t>
      </w:r>
    </w:p>
    <w:p w14:paraId="2F7CDFB7" w14:textId="7B80BB5B" w:rsidR="00BB7C3A" w:rsidRPr="00257064" w:rsidRDefault="00BB7C3A" w:rsidP="008E4287">
      <w:pPr>
        <w:pStyle w:val="NoSpacing"/>
        <w:numPr>
          <w:ilvl w:val="0"/>
          <w:numId w:val="37"/>
        </w:numPr>
        <w:spacing w:after="60"/>
        <w:ind w:left="709" w:hanging="567"/>
      </w:pPr>
      <w:r w:rsidRPr="00257064">
        <w:t>Sunridge Reproductive Health Clinic, Calgary, AB</w:t>
      </w:r>
      <w:r w:rsidR="00342EA9" w:rsidRPr="00257064">
        <w:t xml:space="preserve">, </w:t>
      </w:r>
      <w:r w:rsidR="00E01F6E" w:rsidRPr="00257064">
        <w:br/>
      </w:r>
      <w:r w:rsidRPr="00257064">
        <w:t xml:space="preserve">Role on Project: </w:t>
      </w:r>
      <w:r w:rsidR="00EA384F" w:rsidRPr="00257064">
        <w:t xml:space="preserve">Principal-In-Charge </w:t>
      </w:r>
    </w:p>
    <w:p w14:paraId="4B0C6025" w14:textId="14A084B4" w:rsidR="00BB7C3A" w:rsidRPr="00257064" w:rsidRDefault="00BB7C3A" w:rsidP="008E4287">
      <w:pPr>
        <w:pStyle w:val="NoSpacing"/>
        <w:numPr>
          <w:ilvl w:val="0"/>
          <w:numId w:val="37"/>
        </w:numPr>
        <w:spacing w:after="60"/>
        <w:ind w:left="709" w:hanging="567"/>
      </w:pPr>
      <w:r w:rsidRPr="00257064">
        <w:t>Whitehorn Multi-services Center (EMS, CPS, 911), Calgary, AB</w:t>
      </w:r>
      <w:r w:rsidR="00342EA9" w:rsidRPr="00257064">
        <w:t xml:space="preserve">, </w:t>
      </w:r>
      <w:r w:rsidR="00E01F6E" w:rsidRPr="00257064">
        <w:br/>
      </w:r>
      <w:r w:rsidRPr="00257064">
        <w:t xml:space="preserve">Role on Project: </w:t>
      </w:r>
      <w:r w:rsidR="00EA384F" w:rsidRPr="00257064">
        <w:t xml:space="preserve">Principal-In-Charge </w:t>
      </w:r>
    </w:p>
    <w:p w14:paraId="5D1EF886" w14:textId="6D0F9D91" w:rsidR="00BB7C3A" w:rsidRPr="00257064" w:rsidRDefault="00BB7C3A" w:rsidP="008E4287">
      <w:pPr>
        <w:pStyle w:val="NoSpacing"/>
        <w:numPr>
          <w:ilvl w:val="0"/>
          <w:numId w:val="37"/>
        </w:numPr>
        <w:spacing w:after="60"/>
        <w:ind w:left="709" w:hanging="567"/>
      </w:pPr>
      <w:r w:rsidRPr="00257064">
        <w:t>SMCHC Academic Family Medicine Renovation, Calgary, AB</w:t>
      </w:r>
      <w:r w:rsidR="00342EA9" w:rsidRPr="00257064">
        <w:t xml:space="preserve">, </w:t>
      </w:r>
      <w:r w:rsidR="00E01F6E" w:rsidRPr="00257064">
        <w:br/>
      </w:r>
      <w:r w:rsidRPr="00257064">
        <w:t xml:space="preserve">Role on Project: </w:t>
      </w:r>
      <w:r w:rsidR="00EA384F" w:rsidRPr="00257064">
        <w:t xml:space="preserve">Principal-In-Charge </w:t>
      </w:r>
    </w:p>
    <w:p w14:paraId="5C8905D7" w14:textId="0B1CBC04" w:rsidR="00BB7C3A" w:rsidRPr="00257064" w:rsidRDefault="00BB7C3A" w:rsidP="008E4287">
      <w:pPr>
        <w:pStyle w:val="NoSpacing"/>
        <w:numPr>
          <w:ilvl w:val="0"/>
          <w:numId w:val="37"/>
        </w:numPr>
        <w:spacing w:after="60"/>
        <w:ind w:left="709" w:hanging="567"/>
      </w:pPr>
      <w:r w:rsidRPr="00257064">
        <w:t>Protection of Children Abusing Drugs (PChAD) Facility, Red Deer, AB</w:t>
      </w:r>
      <w:r w:rsidR="00342EA9" w:rsidRPr="00257064">
        <w:t xml:space="preserve">, </w:t>
      </w:r>
      <w:r w:rsidR="00E01F6E" w:rsidRPr="00257064">
        <w:br/>
      </w:r>
      <w:r w:rsidRPr="00257064">
        <w:t xml:space="preserve">Role on Project: </w:t>
      </w:r>
      <w:r w:rsidR="00EA384F" w:rsidRPr="00257064">
        <w:t>Principal-In-Charge</w:t>
      </w:r>
      <w:r w:rsidRPr="00257064">
        <w:t>)</w:t>
      </w:r>
    </w:p>
    <w:p w14:paraId="37A100F9" w14:textId="68658E23" w:rsidR="00BB7C3A" w:rsidRPr="00257064" w:rsidRDefault="00BB7C3A" w:rsidP="008E4287">
      <w:pPr>
        <w:pStyle w:val="NoSpacing"/>
        <w:numPr>
          <w:ilvl w:val="0"/>
          <w:numId w:val="37"/>
        </w:numPr>
        <w:spacing w:after="60"/>
        <w:ind w:left="709" w:hanging="567"/>
      </w:pPr>
      <w:r w:rsidRPr="00257064">
        <w:t>Peter Lougheed Centre Units 25 &amp; 27 Renovations, Edmonton, AB</w:t>
      </w:r>
      <w:r w:rsidR="00342EA9" w:rsidRPr="00257064">
        <w:t xml:space="preserve">, </w:t>
      </w:r>
      <w:r w:rsidR="00E01F6E" w:rsidRPr="00257064">
        <w:br/>
      </w:r>
      <w:r w:rsidRPr="00257064">
        <w:t xml:space="preserve">Role on Project: </w:t>
      </w:r>
      <w:r w:rsidR="00EA384F" w:rsidRPr="00257064">
        <w:t xml:space="preserve">Principal-In-Charge </w:t>
      </w:r>
    </w:p>
    <w:p w14:paraId="0657EF7A" w14:textId="46D8B206" w:rsidR="00E01F6E" w:rsidRPr="00257064" w:rsidRDefault="00BB7C3A" w:rsidP="008E4287">
      <w:pPr>
        <w:pStyle w:val="NoSpacing"/>
        <w:numPr>
          <w:ilvl w:val="0"/>
          <w:numId w:val="37"/>
        </w:numPr>
        <w:spacing w:after="60"/>
        <w:ind w:left="709" w:hanging="567"/>
      </w:pPr>
      <w:r w:rsidRPr="00257064">
        <w:t>Extendicare, Multiple Locations, AB</w:t>
      </w:r>
      <w:r w:rsidR="00E01F6E" w:rsidRPr="00257064">
        <w:br/>
        <w:t xml:space="preserve">Role on Projects: Engineer of Record </w:t>
      </w:r>
    </w:p>
    <w:p w14:paraId="7819213C" w14:textId="1B0AC6C2" w:rsidR="00BB7C3A" w:rsidRPr="00257064" w:rsidRDefault="00BB7C3A" w:rsidP="008E4287">
      <w:pPr>
        <w:pStyle w:val="NoSpacing"/>
        <w:numPr>
          <w:ilvl w:val="1"/>
          <w:numId w:val="37"/>
        </w:numPr>
        <w:spacing w:after="60"/>
        <w:ind w:left="1134" w:hanging="425"/>
      </w:pPr>
      <w:r w:rsidRPr="00257064">
        <w:t>Eaux Claire, Edmonton, AB</w:t>
      </w:r>
      <w:r w:rsidR="00342EA9" w:rsidRPr="00257064">
        <w:t xml:space="preserve">, </w:t>
      </w:r>
    </w:p>
    <w:p w14:paraId="2F544F79" w14:textId="0777C57D" w:rsidR="00BB7C3A" w:rsidRPr="00257064" w:rsidRDefault="00BB7C3A" w:rsidP="008E4287">
      <w:pPr>
        <w:pStyle w:val="NoSpacing"/>
        <w:numPr>
          <w:ilvl w:val="1"/>
          <w:numId w:val="37"/>
        </w:numPr>
        <w:spacing w:after="60"/>
        <w:ind w:left="1134" w:hanging="425"/>
      </w:pPr>
      <w:r w:rsidRPr="00257064">
        <w:t>Extendicare Fairmont Park, Lethbridge, AB</w:t>
      </w:r>
      <w:r w:rsidR="00342EA9" w:rsidRPr="00257064">
        <w:t xml:space="preserve">, </w:t>
      </w:r>
    </w:p>
    <w:p w14:paraId="657EAD70" w14:textId="18E00B0E" w:rsidR="00BB7C3A" w:rsidRPr="00257064" w:rsidRDefault="00BB7C3A" w:rsidP="008E4287">
      <w:pPr>
        <w:pStyle w:val="NoSpacing"/>
        <w:numPr>
          <w:ilvl w:val="1"/>
          <w:numId w:val="37"/>
        </w:numPr>
        <w:spacing w:after="60"/>
        <w:ind w:left="1134" w:hanging="425"/>
      </w:pPr>
      <w:r w:rsidRPr="00257064">
        <w:t>Extendicare Michener Hill Red Deer, AB</w:t>
      </w:r>
      <w:r w:rsidR="00342EA9" w:rsidRPr="00257064">
        <w:t xml:space="preserve">, </w:t>
      </w:r>
    </w:p>
    <w:p w14:paraId="39003728" w14:textId="6614C5DD" w:rsidR="00BB7C3A" w:rsidRPr="00257064" w:rsidRDefault="00BB7C3A" w:rsidP="008E4287">
      <w:pPr>
        <w:pStyle w:val="NoSpacing"/>
        <w:numPr>
          <w:ilvl w:val="0"/>
          <w:numId w:val="37"/>
        </w:numPr>
        <w:spacing w:after="60"/>
        <w:ind w:left="709" w:hanging="567"/>
      </w:pPr>
      <w:r w:rsidRPr="00257064">
        <w:lastRenderedPageBreak/>
        <w:t>StoneGate EMS Station</w:t>
      </w:r>
      <w:r w:rsidR="00E01F6E" w:rsidRPr="00257064">
        <w:t>, Calgary, AB</w:t>
      </w:r>
      <w:r w:rsidR="00342EA9" w:rsidRPr="00257064">
        <w:t xml:space="preserve">, </w:t>
      </w:r>
      <w:r w:rsidR="00E01F6E" w:rsidRPr="00257064">
        <w:br/>
      </w:r>
      <w:r w:rsidRPr="00257064">
        <w:t>Role on Project: Peer Review</w:t>
      </w:r>
    </w:p>
    <w:p w14:paraId="3164C2B1" w14:textId="45F7AED0" w:rsidR="00BB7C3A" w:rsidRPr="00257064" w:rsidRDefault="00BB7C3A" w:rsidP="008E4287">
      <w:pPr>
        <w:pStyle w:val="NoSpacing"/>
        <w:numPr>
          <w:ilvl w:val="0"/>
          <w:numId w:val="37"/>
        </w:numPr>
        <w:spacing w:after="60"/>
        <w:ind w:left="709" w:hanging="567"/>
      </w:pPr>
      <w:r w:rsidRPr="00257064">
        <w:t>Foothills Medical Centre Renovation</w:t>
      </w:r>
      <w:r w:rsidR="00E01F6E" w:rsidRPr="00257064">
        <w:t>, Calgary, AB</w:t>
      </w:r>
      <w:r w:rsidR="00342EA9" w:rsidRPr="00257064">
        <w:t xml:space="preserve">, </w:t>
      </w:r>
      <w:r w:rsidR="00E01F6E" w:rsidRPr="00257064">
        <w:br/>
      </w:r>
      <w:r w:rsidRPr="00257064">
        <w:t xml:space="preserve">Role on Project: </w:t>
      </w:r>
      <w:r w:rsidR="00EA384F" w:rsidRPr="00257064">
        <w:t xml:space="preserve">Principal-In-Charge </w:t>
      </w:r>
    </w:p>
    <w:p w14:paraId="37D16174" w14:textId="49FA413F" w:rsidR="00BB7C3A" w:rsidRPr="00257064" w:rsidRDefault="00BB7C3A" w:rsidP="008E4287">
      <w:pPr>
        <w:pStyle w:val="NoSpacing"/>
        <w:numPr>
          <w:ilvl w:val="0"/>
          <w:numId w:val="37"/>
        </w:numPr>
        <w:spacing w:after="60"/>
        <w:ind w:left="709" w:hanging="567"/>
      </w:pPr>
      <w:r w:rsidRPr="00257064">
        <w:t>Sheldon Chumir Primary Care 8th Floor</w:t>
      </w:r>
      <w:r w:rsidR="00E01F6E" w:rsidRPr="00257064">
        <w:t>, Calgary, AB</w:t>
      </w:r>
      <w:r w:rsidR="00342EA9" w:rsidRPr="00257064">
        <w:t xml:space="preserve">, </w:t>
      </w:r>
      <w:r w:rsidR="00E01F6E" w:rsidRPr="00257064">
        <w:br/>
      </w:r>
      <w:r w:rsidRPr="00257064">
        <w:t xml:space="preserve">Role on Project: </w:t>
      </w:r>
      <w:r w:rsidR="00EA384F" w:rsidRPr="00257064">
        <w:t xml:space="preserve">Principal-In-Charge </w:t>
      </w:r>
    </w:p>
    <w:p w14:paraId="361AD30A" w14:textId="20A5E601" w:rsidR="00BB7C3A" w:rsidRPr="00257064" w:rsidRDefault="00BB7C3A" w:rsidP="008E4287">
      <w:pPr>
        <w:pStyle w:val="NoSpacing"/>
        <w:numPr>
          <w:ilvl w:val="0"/>
          <w:numId w:val="37"/>
        </w:numPr>
        <w:spacing w:after="60"/>
        <w:ind w:left="709" w:hanging="567"/>
      </w:pPr>
      <w:r w:rsidRPr="00257064">
        <w:t>Haysboro Clinic Fire Alarm Verification</w:t>
      </w:r>
      <w:r w:rsidR="00E01F6E" w:rsidRPr="00257064">
        <w:t>, Calgary, AB</w:t>
      </w:r>
      <w:r w:rsidR="00342EA9" w:rsidRPr="00257064">
        <w:t xml:space="preserve">, </w:t>
      </w:r>
      <w:r w:rsidR="00E01F6E" w:rsidRPr="00257064">
        <w:br/>
      </w:r>
      <w:r w:rsidRPr="00257064">
        <w:t xml:space="preserve">Role on Project: </w:t>
      </w:r>
      <w:r w:rsidR="00EA384F" w:rsidRPr="00257064">
        <w:t xml:space="preserve">Principal-In-Charge </w:t>
      </w:r>
    </w:p>
    <w:p w14:paraId="46287637" w14:textId="17757F38" w:rsidR="00BB7C3A" w:rsidRPr="00257064" w:rsidRDefault="00BB7C3A" w:rsidP="008E4287">
      <w:pPr>
        <w:pStyle w:val="NoSpacing"/>
        <w:numPr>
          <w:ilvl w:val="0"/>
          <w:numId w:val="37"/>
        </w:numPr>
        <w:spacing w:after="60"/>
        <w:ind w:left="709" w:hanging="567"/>
      </w:pPr>
      <w:r w:rsidRPr="00257064">
        <w:t>Southern Alberta Forensic Psychiatric Centre (SAFPC)</w:t>
      </w:r>
      <w:r w:rsidR="00E01F6E" w:rsidRPr="00257064">
        <w:t>, Calgary, AB</w:t>
      </w:r>
      <w:r w:rsidR="00342EA9" w:rsidRPr="00257064">
        <w:t xml:space="preserve">, </w:t>
      </w:r>
      <w:r w:rsidR="00E01F6E" w:rsidRPr="00257064">
        <w:br/>
      </w:r>
      <w:r w:rsidRPr="00257064">
        <w:t xml:space="preserve">Role on Project: </w:t>
      </w:r>
      <w:r w:rsidR="00EA384F" w:rsidRPr="00257064">
        <w:t xml:space="preserve">Principal-In-Charge </w:t>
      </w:r>
    </w:p>
    <w:p w14:paraId="12EB81E9" w14:textId="119E4C6E" w:rsidR="00BB7C3A" w:rsidRPr="00257064" w:rsidRDefault="00BB7C3A" w:rsidP="008E4287">
      <w:pPr>
        <w:pStyle w:val="NoSpacing"/>
        <w:numPr>
          <w:ilvl w:val="0"/>
          <w:numId w:val="37"/>
        </w:numPr>
        <w:spacing w:after="60"/>
        <w:ind w:left="709" w:hanging="567"/>
      </w:pPr>
      <w:r w:rsidRPr="00257064">
        <w:t xml:space="preserve">Southern Alberta Eye Centre (SAEC) 3rd floor </w:t>
      </w:r>
      <w:r w:rsidR="00E01F6E" w:rsidRPr="00257064">
        <w:t>R</w:t>
      </w:r>
      <w:r w:rsidRPr="00257064">
        <w:t>enovations</w:t>
      </w:r>
      <w:r w:rsidR="00E01F6E" w:rsidRPr="00257064">
        <w:t>, Calgary, AB</w:t>
      </w:r>
      <w:r w:rsidR="00342EA9" w:rsidRPr="00257064">
        <w:t xml:space="preserve">, </w:t>
      </w:r>
      <w:r w:rsidR="00E01F6E" w:rsidRPr="00257064">
        <w:br/>
      </w:r>
      <w:r w:rsidRPr="00257064">
        <w:t>Role on Project: Peer Review</w:t>
      </w:r>
    </w:p>
    <w:p w14:paraId="6C27AFDB" w14:textId="081502D0" w:rsidR="0068482C" w:rsidRPr="00257064" w:rsidRDefault="00EC492F" w:rsidP="0068482C">
      <w:pPr>
        <w:pStyle w:val="ListBullet2"/>
        <w:rPr>
          <w:lang w:val="en-US"/>
        </w:rPr>
      </w:pPr>
      <w:r w:rsidRPr="00257064">
        <w:t>Industrial</w:t>
      </w:r>
      <w:r w:rsidR="00E97EAB" w:rsidRPr="00257064">
        <w:t xml:space="preserve"> / </w:t>
      </w:r>
      <w:r w:rsidR="00442389" w:rsidRPr="00257064">
        <w:rPr>
          <w:lang w:val="en-US"/>
        </w:rPr>
        <w:t>Office</w:t>
      </w:r>
    </w:p>
    <w:p w14:paraId="4E0B9C08" w14:textId="36B04EC4" w:rsidR="009D5944" w:rsidRDefault="009D5944" w:rsidP="009D5944">
      <w:pPr>
        <w:pStyle w:val="NoSpacing"/>
        <w:numPr>
          <w:ilvl w:val="0"/>
          <w:numId w:val="35"/>
        </w:numPr>
        <w:ind w:left="539" w:hanging="539"/>
        <w:rPr>
          <w:bCs/>
          <w:lang w:val="en-US"/>
        </w:rPr>
      </w:pPr>
      <w:r w:rsidRPr="009D5944">
        <w:rPr>
          <w:bCs/>
          <w:lang w:val="en-US"/>
        </w:rPr>
        <w:t>BRT Sprung Structure</w:t>
      </w:r>
      <w:r w:rsidR="00FA1B42">
        <w:rPr>
          <w:bCs/>
          <w:lang w:val="en-US"/>
        </w:rPr>
        <w:t xml:space="preserve"> (work in progress)</w:t>
      </w:r>
    </w:p>
    <w:p w14:paraId="58AB35D8" w14:textId="44BEEB31" w:rsidR="009D5944" w:rsidRDefault="009D5944" w:rsidP="009D5944">
      <w:pPr>
        <w:pStyle w:val="NoSpacing"/>
        <w:spacing w:after="60"/>
        <w:ind w:left="540"/>
        <w:rPr>
          <w:bCs/>
          <w:lang w:val="en-US"/>
        </w:rPr>
      </w:pPr>
      <w:r w:rsidRPr="009D5944">
        <w:rPr>
          <w:bCs/>
          <w:lang w:val="en-US"/>
        </w:rPr>
        <w:t>Role on Project: Principal-In-Charge</w:t>
      </w:r>
    </w:p>
    <w:p w14:paraId="115972D5" w14:textId="0E56B393" w:rsidR="00FA1B42" w:rsidRDefault="00FA1B42" w:rsidP="00FA1B42">
      <w:pPr>
        <w:pStyle w:val="NoSpacing"/>
        <w:numPr>
          <w:ilvl w:val="0"/>
          <w:numId w:val="35"/>
        </w:numPr>
        <w:ind w:left="539" w:hanging="539"/>
        <w:rPr>
          <w:bCs/>
          <w:lang w:val="en-US"/>
        </w:rPr>
      </w:pPr>
      <w:r>
        <w:rPr>
          <w:bCs/>
          <w:lang w:val="en-US"/>
        </w:rPr>
        <w:t>City of Calgary Spring Gardens Campus Development (work in progress)</w:t>
      </w:r>
    </w:p>
    <w:p w14:paraId="2F9716CB" w14:textId="77777777" w:rsidR="00FA1B42" w:rsidRDefault="00FA1B42" w:rsidP="00FA1B42">
      <w:pPr>
        <w:pStyle w:val="NoSpacing"/>
        <w:spacing w:after="60"/>
        <w:ind w:left="540"/>
        <w:rPr>
          <w:bCs/>
          <w:lang w:val="en-US"/>
        </w:rPr>
      </w:pPr>
      <w:r w:rsidRPr="009D5944">
        <w:rPr>
          <w:bCs/>
          <w:lang w:val="en-US"/>
        </w:rPr>
        <w:t>Role on Project: Principal-In-Charge</w:t>
      </w:r>
    </w:p>
    <w:p w14:paraId="5252332D" w14:textId="0A48C5E3" w:rsidR="00FA1B42" w:rsidRDefault="00FA1B42" w:rsidP="00FA1B42">
      <w:pPr>
        <w:pStyle w:val="NoSpacing"/>
        <w:numPr>
          <w:ilvl w:val="0"/>
          <w:numId w:val="35"/>
        </w:numPr>
        <w:ind w:left="539" w:hanging="539"/>
        <w:rPr>
          <w:bCs/>
          <w:lang w:val="en-US"/>
        </w:rPr>
      </w:pPr>
      <w:r>
        <w:rPr>
          <w:bCs/>
          <w:lang w:val="en-US"/>
        </w:rPr>
        <w:t>City of Calgary Haddon Road Campus Development (work in progress)</w:t>
      </w:r>
    </w:p>
    <w:p w14:paraId="36821F7D" w14:textId="77777777" w:rsidR="00FA1B42" w:rsidRDefault="00FA1B42" w:rsidP="00FA1B42">
      <w:pPr>
        <w:pStyle w:val="NoSpacing"/>
        <w:spacing w:after="60"/>
        <w:ind w:left="540"/>
        <w:rPr>
          <w:bCs/>
          <w:lang w:val="en-US"/>
        </w:rPr>
      </w:pPr>
      <w:r w:rsidRPr="009D5944">
        <w:rPr>
          <w:bCs/>
          <w:lang w:val="en-US"/>
        </w:rPr>
        <w:t>Role on Project: Principal-In-Charge</w:t>
      </w:r>
    </w:p>
    <w:p w14:paraId="0516916D" w14:textId="77777777" w:rsidR="00260907" w:rsidRPr="00257064" w:rsidRDefault="00260907" w:rsidP="00260907">
      <w:pPr>
        <w:pStyle w:val="NoSpacing"/>
        <w:numPr>
          <w:ilvl w:val="0"/>
          <w:numId w:val="35"/>
        </w:numPr>
        <w:spacing w:after="60"/>
        <w:ind w:left="540" w:hanging="540"/>
      </w:pPr>
      <w:r w:rsidRPr="00257064">
        <w:t>Canadian Natural Resources (CNRL), Calgary, AB</w:t>
      </w:r>
      <w:r w:rsidRPr="00257064">
        <w:br/>
        <w:t xml:space="preserve">Role on Projects: Principal-In-Charge </w:t>
      </w:r>
    </w:p>
    <w:p w14:paraId="3BFB3635" w14:textId="77777777" w:rsidR="00260907" w:rsidRDefault="00260907" w:rsidP="00260907">
      <w:pPr>
        <w:pStyle w:val="NoSpacing"/>
        <w:numPr>
          <w:ilvl w:val="1"/>
          <w:numId w:val="37"/>
        </w:numPr>
        <w:spacing w:after="60"/>
        <w:ind w:left="1134" w:hanging="425"/>
      </w:pPr>
      <w:r w:rsidRPr="00257064">
        <w:t xml:space="preserve">CNRL Mine Expansion Shop </w:t>
      </w:r>
    </w:p>
    <w:p w14:paraId="4DD5C236" w14:textId="6F94D6A4" w:rsidR="00260907" w:rsidRPr="00257064" w:rsidRDefault="00260907" w:rsidP="00260907">
      <w:pPr>
        <w:pStyle w:val="NoSpacing"/>
        <w:numPr>
          <w:ilvl w:val="1"/>
          <w:numId w:val="37"/>
        </w:numPr>
        <w:spacing w:after="60"/>
        <w:ind w:left="1134" w:hanging="425"/>
      </w:pPr>
      <w:r w:rsidRPr="00257064">
        <w:t xml:space="preserve">CNRL Admin Building, BP Shop &amp; Office, </w:t>
      </w:r>
    </w:p>
    <w:p w14:paraId="39C88B14" w14:textId="6B013E4D" w:rsidR="00260907" w:rsidRPr="00257064" w:rsidRDefault="00260907" w:rsidP="00260907">
      <w:pPr>
        <w:pStyle w:val="NoSpacing"/>
        <w:numPr>
          <w:ilvl w:val="1"/>
          <w:numId w:val="37"/>
        </w:numPr>
        <w:spacing w:after="60"/>
        <w:ind w:left="1134" w:hanging="425"/>
      </w:pPr>
      <w:r w:rsidRPr="00257064">
        <w:t xml:space="preserve">CNRL Guard House, </w:t>
      </w:r>
    </w:p>
    <w:p w14:paraId="101AB2AC" w14:textId="392B5293" w:rsidR="0068482C" w:rsidRPr="00257064" w:rsidRDefault="0068482C" w:rsidP="00A0520B">
      <w:pPr>
        <w:pStyle w:val="NoSpacing"/>
        <w:numPr>
          <w:ilvl w:val="0"/>
          <w:numId w:val="35"/>
        </w:numPr>
        <w:spacing w:after="60"/>
        <w:ind w:left="540" w:hanging="540"/>
        <w:rPr>
          <w:bCs/>
          <w:lang w:val="en-US"/>
        </w:rPr>
      </w:pPr>
      <w:r w:rsidRPr="00257064">
        <w:rPr>
          <w:bCs/>
          <w:lang w:val="en-US"/>
        </w:rPr>
        <w:t xml:space="preserve">Warehouse, 70th Avenue, Leduc, Alberta, </w:t>
      </w:r>
      <w:r w:rsidRPr="00257064">
        <w:rPr>
          <w:bCs/>
          <w:lang w:val="en-US"/>
        </w:rPr>
        <w:br/>
        <w:t>Role on Project: Principal-In-Charge</w:t>
      </w:r>
    </w:p>
    <w:p w14:paraId="6A346AA3" w14:textId="77777777" w:rsidR="00282C09" w:rsidRPr="00257064" w:rsidRDefault="00282C09" w:rsidP="00282C09">
      <w:pPr>
        <w:pStyle w:val="NoSpacing"/>
        <w:numPr>
          <w:ilvl w:val="0"/>
          <w:numId w:val="35"/>
        </w:numPr>
        <w:spacing w:after="60"/>
        <w:ind w:left="540" w:hanging="540"/>
        <w:rPr>
          <w:lang w:val="en-US"/>
        </w:rPr>
      </w:pPr>
      <w:r w:rsidRPr="00257064">
        <w:rPr>
          <w:lang w:val="en-US"/>
        </w:rPr>
        <w:t xml:space="preserve">Amazon Logistics Facility - Offices and Sorting Plant, Calgary, AB, </w:t>
      </w:r>
      <w:r w:rsidRPr="00257064">
        <w:rPr>
          <w:lang w:val="en-US"/>
        </w:rPr>
        <w:br/>
        <w:t>Role on Project: Principal-In-Charge</w:t>
      </w:r>
    </w:p>
    <w:p w14:paraId="16E2FCEC" w14:textId="2F3591B8" w:rsidR="00282C09" w:rsidRDefault="00282C09" w:rsidP="00282C09">
      <w:pPr>
        <w:pStyle w:val="NoSpacing"/>
        <w:numPr>
          <w:ilvl w:val="0"/>
          <w:numId w:val="35"/>
        </w:numPr>
        <w:spacing w:after="60"/>
        <w:ind w:left="540" w:hanging="540"/>
        <w:rPr>
          <w:lang w:val="en-US"/>
        </w:rPr>
      </w:pPr>
      <w:r w:rsidRPr="00257064">
        <w:rPr>
          <w:lang w:val="en-US"/>
        </w:rPr>
        <w:t xml:space="preserve">Amazon </w:t>
      </w:r>
      <w:r>
        <w:rPr>
          <w:lang w:val="en-US"/>
        </w:rPr>
        <w:t>YYC5</w:t>
      </w:r>
      <w:r w:rsidRPr="00257064">
        <w:rPr>
          <w:lang w:val="en-US"/>
        </w:rPr>
        <w:t xml:space="preserve"> </w:t>
      </w:r>
      <w:r>
        <w:rPr>
          <w:lang w:val="en-US"/>
        </w:rPr>
        <w:t>Expansion</w:t>
      </w:r>
      <w:r w:rsidRPr="00257064">
        <w:rPr>
          <w:lang w:val="en-US"/>
        </w:rPr>
        <w:t xml:space="preserve">, Calgary, AB, </w:t>
      </w:r>
      <w:r w:rsidRPr="00257064">
        <w:rPr>
          <w:lang w:val="en-US"/>
        </w:rPr>
        <w:br/>
        <w:t>Role on Project: Principal-In-Charge</w:t>
      </w:r>
    </w:p>
    <w:p w14:paraId="591B8233" w14:textId="199E4E23" w:rsidR="00282C09" w:rsidRDefault="00282C09" w:rsidP="00282C09">
      <w:pPr>
        <w:pStyle w:val="NoSpacing"/>
        <w:numPr>
          <w:ilvl w:val="0"/>
          <w:numId w:val="35"/>
        </w:numPr>
        <w:spacing w:after="60"/>
        <w:ind w:left="540" w:hanging="540"/>
        <w:rPr>
          <w:lang w:val="en-US"/>
        </w:rPr>
      </w:pPr>
      <w:r w:rsidRPr="00257064">
        <w:rPr>
          <w:lang w:val="en-US"/>
        </w:rPr>
        <w:t xml:space="preserve">Amazon </w:t>
      </w:r>
      <w:r>
        <w:rPr>
          <w:lang w:val="en-US"/>
        </w:rPr>
        <w:t>YYC8</w:t>
      </w:r>
      <w:r w:rsidRPr="00257064">
        <w:rPr>
          <w:lang w:val="en-US"/>
        </w:rPr>
        <w:t xml:space="preserve"> </w:t>
      </w:r>
      <w:r>
        <w:rPr>
          <w:lang w:val="en-US"/>
        </w:rPr>
        <w:t>Fire Alarm Verficication</w:t>
      </w:r>
      <w:r w:rsidRPr="00257064">
        <w:rPr>
          <w:lang w:val="en-US"/>
        </w:rPr>
        <w:t xml:space="preserve">, Calgary, AB, </w:t>
      </w:r>
      <w:r w:rsidRPr="00257064">
        <w:rPr>
          <w:lang w:val="en-US"/>
        </w:rPr>
        <w:br/>
        <w:t>Role on Project: Principal-In-Charge</w:t>
      </w:r>
    </w:p>
    <w:p w14:paraId="467585C4" w14:textId="265C115B" w:rsidR="00A0520B" w:rsidRPr="00257064" w:rsidRDefault="00A0520B" w:rsidP="00A0520B">
      <w:pPr>
        <w:pStyle w:val="NoSpacing"/>
        <w:numPr>
          <w:ilvl w:val="0"/>
          <w:numId w:val="35"/>
        </w:numPr>
        <w:spacing w:after="60"/>
        <w:ind w:left="540" w:hanging="540"/>
        <w:rPr>
          <w:lang w:val="en-US"/>
        </w:rPr>
      </w:pPr>
      <w:r w:rsidRPr="00257064">
        <w:rPr>
          <w:lang w:val="en-US"/>
        </w:rPr>
        <w:t xml:space="preserve">Purolator Logistics Facility - Offices and Sorting Plant, Calgary, AB, </w:t>
      </w:r>
      <w:r w:rsidRPr="00257064">
        <w:rPr>
          <w:lang w:val="en-US"/>
        </w:rPr>
        <w:br/>
        <w:t xml:space="preserve">Role on Project: </w:t>
      </w:r>
      <w:r w:rsidR="003F358D" w:rsidRPr="00257064">
        <w:rPr>
          <w:lang w:val="en-US"/>
        </w:rPr>
        <w:t>Principal-In-Charge</w:t>
      </w:r>
    </w:p>
    <w:p w14:paraId="259992A9" w14:textId="00B9D339" w:rsidR="00A0520B" w:rsidRPr="00257064" w:rsidRDefault="00A0520B" w:rsidP="00A0520B">
      <w:pPr>
        <w:pStyle w:val="NoSpacing"/>
        <w:numPr>
          <w:ilvl w:val="0"/>
          <w:numId w:val="35"/>
        </w:numPr>
        <w:spacing w:after="60"/>
        <w:ind w:left="540" w:hanging="540"/>
        <w:rPr>
          <w:lang w:val="en-US"/>
        </w:rPr>
      </w:pPr>
      <w:r w:rsidRPr="00257064">
        <w:rPr>
          <w:lang w:val="en-US"/>
        </w:rPr>
        <w:t xml:space="preserve">Hopewell Developments, </w:t>
      </w:r>
      <w:r w:rsidR="00F90C3C" w:rsidRPr="00257064">
        <w:rPr>
          <w:lang w:val="en-US"/>
        </w:rPr>
        <w:t xml:space="preserve">Multiple base building and tenant improvements, </w:t>
      </w:r>
      <w:r w:rsidR="00674E5C" w:rsidRPr="00257064">
        <w:rPr>
          <w:lang w:val="en-US"/>
        </w:rPr>
        <w:t>Various locations</w:t>
      </w:r>
      <w:r w:rsidRPr="00257064">
        <w:rPr>
          <w:lang w:val="en-US"/>
        </w:rPr>
        <w:t>, AB</w:t>
      </w:r>
      <w:r w:rsidRPr="00257064">
        <w:rPr>
          <w:lang w:val="en-US"/>
        </w:rPr>
        <w:br/>
        <w:t xml:space="preserve">Role on Project: </w:t>
      </w:r>
      <w:r w:rsidR="003F358D" w:rsidRPr="00257064">
        <w:rPr>
          <w:lang w:val="en-US"/>
        </w:rPr>
        <w:t>Principal-In-Charge</w:t>
      </w:r>
    </w:p>
    <w:p w14:paraId="0F9C2ACC" w14:textId="3512915C" w:rsidR="00A0520B" w:rsidRPr="00257064" w:rsidRDefault="00A0520B" w:rsidP="00A0520B">
      <w:pPr>
        <w:pStyle w:val="NoSpacing"/>
        <w:numPr>
          <w:ilvl w:val="1"/>
          <w:numId w:val="35"/>
        </w:numPr>
        <w:spacing w:after="60"/>
        <w:ind w:left="1134" w:hanging="425"/>
      </w:pPr>
      <w:r w:rsidRPr="00257064">
        <w:t xml:space="preserve">Interlink Business Park, </w:t>
      </w:r>
      <w:r w:rsidR="00257690" w:rsidRPr="00257064">
        <w:t>Rocky View County</w:t>
      </w:r>
      <w:r w:rsidRPr="00257064">
        <w:t xml:space="preserve">, AB, </w:t>
      </w:r>
    </w:p>
    <w:p w14:paraId="75229FEF" w14:textId="245F4895" w:rsidR="00A0520B" w:rsidRPr="00257064" w:rsidRDefault="00A0520B" w:rsidP="00A0520B">
      <w:pPr>
        <w:pStyle w:val="NoSpacing"/>
        <w:numPr>
          <w:ilvl w:val="1"/>
          <w:numId w:val="35"/>
        </w:numPr>
        <w:spacing w:after="60"/>
        <w:ind w:left="1134" w:hanging="425"/>
      </w:pPr>
      <w:r w:rsidRPr="00257064">
        <w:t xml:space="preserve">Horizon Business Park, </w:t>
      </w:r>
      <w:r w:rsidR="00674E5C" w:rsidRPr="00257064">
        <w:t>Edmonton</w:t>
      </w:r>
      <w:r w:rsidRPr="00257064">
        <w:t xml:space="preserve">, AB, </w:t>
      </w:r>
    </w:p>
    <w:p w14:paraId="0FD985EE" w14:textId="76704944" w:rsidR="00B14FDA" w:rsidRPr="00257064" w:rsidRDefault="00B14FDA" w:rsidP="00A0520B">
      <w:pPr>
        <w:pStyle w:val="NoSpacing"/>
        <w:numPr>
          <w:ilvl w:val="1"/>
          <w:numId w:val="35"/>
        </w:numPr>
        <w:spacing w:after="60"/>
        <w:ind w:left="1134" w:hanging="425"/>
      </w:pPr>
      <w:r w:rsidRPr="00257064">
        <w:t xml:space="preserve">Cornerstone Building, Calgary, AB, </w:t>
      </w:r>
    </w:p>
    <w:p w14:paraId="19EC4F89" w14:textId="77777777" w:rsidR="00E42F56" w:rsidRDefault="00E42F56" w:rsidP="00E42F56">
      <w:pPr>
        <w:pStyle w:val="NoSpacing"/>
        <w:numPr>
          <w:ilvl w:val="1"/>
          <w:numId w:val="35"/>
        </w:numPr>
        <w:spacing w:after="60"/>
        <w:ind w:left="1134" w:hanging="425"/>
      </w:pPr>
      <w:r>
        <w:t>Hopewell Sierra Springs Complex Service Design</w:t>
      </w:r>
    </w:p>
    <w:p w14:paraId="19B3F01F" w14:textId="77777777" w:rsidR="00E42F56" w:rsidRDefault="00E42F56" w:rsidP="00E42F56">
      <w:pPr>
        <w:pStyle w:val="NoSpacing"/>
        <w:numPr>
          <w:ilvl w:val="1"/>
          <w:numId w:val="35"/>
        </w:numPr>
        <w:spacing w:after="60"/>
        <w:ind w:left="1134" w:hanging="425"/>
      </w:pPr>
      <w:r>
        <w:t xml:space="preserve">Hopewell Great Plains Business Park Building E </w:t>
      </w:r>
    </w:p>
    <w:p w14:paraId="270F9554" w14:textId="77777777" w:rsidR="00E42F56" w:rsidRDefault="00E42F56" w:rsidP="00E42F56">
      <w:pPr>
        <w:pStyle w:val="NoSpacing"/>
        <w:numPr>
          <w:ilvl w:val="1"/>
          <w:numId w:val="35"/>
        </w:numPr>
        <w:spacing w:after="60"/>
        <w:ind w:left="1134" w:hanging="425"/>
      </w:pPr>
      <w:r>
        <w:t xml:space="preserve">Hopewell Great Plains Business Park Building B1 </w:t>
      </w:r>
    </w:p>
    <w:p w14:paraId="1BE0769C" w14:textId="77777777" w:rsidR="00E42F56" w:rsidRDefault="00E42F56" w:rsidP="00E42F56">
      <w:pPr>
        <w:pStyle w:val="NoSpacing"/>
        <w:numPr>
          <w:ilvl w:val="1"/>
          <w:numId w:val="35"/>
        </w:numPr>
        <w:spacing w:after="60"/>
        <w:ind w:left="1134" w:hanging="425"/>
      </w:pPr>
      <w:r>
        <w:t>Hopewell Great Plains Business Park Building B2</w:t>
      </w:r>
    </w:p>
    <w:p w14:paraId="0D32EFE7" w14:textId="77777777" w:rsidR="00E42F56" w:rsidRDefault="00E42F56" w:rsidP="00E42F56">
      <w:pPr>
        <w:pStyle w:val="NoSpacing"/>
        <w:numPr>
          <w:ilvl w:val="1"/>
          <w:numId w:val="35"/>
        </w:numPr>
        <w:spacing w:after="60"/>
        <w:ind w:left="1134" w:hanging="425"/>
      </w:pPr>
      <w:r>
        <w:t>Hopewell Crosspointe Business Park Building 1</w:t>
      </w:r>
    </w:p>
    <w:p w14:paraId="762A315A" w14:textId="77777777" w:rsidR="00E42F56" w:rsidRDefault="00E42F56" w:rsidP="00E42F56">
      <w:pPr>
        <w:pStyle w:val="NoSpacing"/>
        <w:numPr>
          <w:ilvl w:val="1"/>
          <w:numId w:val="35"/>
        </w:numPr>
        <w:spacing w:after="60"/>
        <w:ind w:left="1134" w:hanging="425"/>
      </w:pPr>
      <w:r>
        <w:t>Hopewell Crosspointe Business Park Building 2</w:t>
      </w:r>
    </w:p>
    <w:p w14:paraId="4BB451FD" w14:textId="77777777" w:rsidR="00E42F56" w:rsidRDefault="00E42F56" w:rsidP="00E42F56">
      <w:pPr>
        <w:pStyle w:val="NoSpacing"/>
        <w:numPr>
          <w:ilvl w:val="1"/>
          <w:numId w:val="35"/>
        </w:numPr>
        <w:spacing w:after="60"/>
        <w:ind w:left="1134" w:hanging="425"/>
      </w:pPr>
      <w:r>
        <w:t>Hopewell Horizon Business Park Building E</w:t>
      </w:r>
    </w:p>
    <w:p w14:paraId="5FBA4055" w14:textId="77777777" w:rsidR="00E42F56" w:rsidRDefault="00E42F56" w:rsidP="00E42F56">
      <w:pPr>
        <w:pStyle w:val="NoSpacing"/>
        <w:numPr>
          <w:ilvl w:val="1"/>
          <w:numId w:val="35"/>
        </w:numPr>
        <w:spacing w:after="60"/>
        <w:ind w:left="1134" w:hanging="425"/>
      </w:pPr>
      <w:r>
        <w:t>Hopewell Interlink Building A1</w:t>
      </w:r>
    </w:p>
    <w:p w14:paraId="36C1EA77" w14:textId="77777777" w:rsidR="00E42F56" w:rsidRPr="00E42F56" w:rsidRDefault="00E42F56" w:rsidP="00E42F56">
      <w:pPr>
        <w:pStyle w:val="ListParagraph"/>
        <w:numPr>
          <w:ilvl w:val="1"/>
          <w:numId w:val="35"/>
        </w:numPr>
        <w:ind w:left="1134" w:hanging="425"/>
      </w:pPr>
      <w:r w:rsidRPr="00E42F56">
        <w:t>Hopewell ARPAC tenant Improvement GPBP</w:t>
      </w:r>
    </w:p>
    <w:p w14:paraId="0B3029BE" w14:textId="77777777" w:rsidR="00306C29" w:rsidRPr="00257064" w:rsidRDefault="00306C29" w:rsidP="00E42F56">
      <w:pPr>
        <w:pStyle w:val="NoSpacing"/>
        <w:spacing w:after="60"/>
        <w:ind w:left="1134"/>
      </w:pPr>
    </w:p>
    <w:p w14:paraId="3FD4DCBF" w14:textId="77777777" w:rsidR="00282C09" w:rsidRDefault="00F90C3C" w:rsidP="00282C09">
      <w:pPr>
        <w:pStyle w:val="NoSpacing"/>
        <w:numPr>
          <w:ilvl w:val="0"/>
          <w:numId w:val="47"/>
        </w:numPr>
        <w:ind w:left="567" w:hanging="567"/>
      </w:pPr>
      <w:r w:rsidRPr="00257064">
        <w:lastRenderedPageBreak/>
        <w:t xml:space="preserve">Beedie Crossroads Industrial Condos , </w:t>
      </w:r>
      <w:r w:rsidR="00674E5C" w:rsidRPr="00257064">
        <w:t>Balzac</w:t>
      </w:r>
      <w:r w:rsidRPr="00257064">
        <w:t>, AB</w:t>
      </w:r>
    </w:p>
    <w:p w14:paraId="41D42C97" w14:textId="41A25801" w:rsidR="00F90C3C" w:rsidRDefault="00282C09" w:rsidP="00282C09">
      <w:pPr>
        <w:pStyle w:val="NoSpacing"/>
        <w:spacing w:after="60"/>
        <w:ind w:left="567"/>
        <w:rPr>
          <w:lang w:val="en-US"/>
        </w:rPr>
      </w:pPr>
      <w:r w:rsidRPr="00282C09">
        <w:rPr>
          <w:lang w:val="en-US"/>
        </w:rPr>
        <w:t>Role on Project: Principal-In-Charge</w:t>
      </w:r>
    </w:p>
    <w:p w14:paraId="4339E712" w14:textId="77777777" w:rsidR="00C300EE" w:rsidRDefault="00C300EE" w:rsidP="00C300EE">
      <w:pPr>
        <w:pStyle w:val="NoSpacing"/>
        <w:numPr>
          <w:ilvl w:val="0"/>
          <w:numId w:val="35"/>
        </w:numPr>
        <w:ind w:left="567" w:hanging="567"/>
      </w:pPr>
      <w:r w:rsidRPr="00F3295F">
        <w:t>Beedie Development Ironside Business Center</w:t>
      </w:r>
    </w:p>
    <w:p w14:paraId="01322416" w14:textId="07450B35" w:rsidR="00C300EE" w:rsidRDefault="00C300EE" w:rsidP="00C300EE">
      <w:pPr>
        <w:pStyle w:val="NoSpacing"/>
        <w:spacing w:after="60"/>
        <w:ind w:left="567"/>
        <w:rPr>
          <w:lang w:val="en-US"/>
        </w:rPr>
      </w:pPr>
      <w:r w:rsidRPr="00282C09">
        <w:rPr>
          <w:lang w:val="en-US"/>
        </w:rPr>
        <w:t>Role on Project: P</w:t>
      </w:r>
      <w:r>
        <w:rPr>
          <w:lang w:val="en-US"/>
        </w:rPr>
        <w:t>eer Review</w:t>
      </w:r>
    </w:p>
    <w:p w14:paraId="1F627D73" w14:textId="77777777" w:rsidR="00C300EE" w:rsidRPr="00F3295F" w:rsidRDefault="00C300EE" w:rsidP="00C300EE">
      <w:pPr>
        <w:pStyle w:val="NoSpacing"/>
        <w:numPr>
          <w:ilvl w:val="0"/>
          <w:numId w:val="35"/>
        </w:numPr>
        <w:ind w:left="567" w:hanging="567"/>
      </w:pPr>
      <w:r w:rsidRPr="00F3295F">
        <w:t>Beedie Development Element Business Center</w:t>
      </w:r>
    </w:p>
    <w:p w14:paraId="5F85E248" w14:textId="2215CAF1" w:rsidR="00C300EE" w:rsidRDefault="00C300EE" w:rsidP="00C300EE">
      <w:pPr>
        <w:pStyle w:val="NoSpacing"/>
        <w:spacing w:after="60"/>
        <w:ind w:left="567"/>
        <w:rPr>
          <w:lang w:val="en-US"/>
        </w:rPr>
      </w:pPr>
      <w:r w:rsidRPr="00282C09">
        <w:rPr>
          <w:lang w:val="en-US"/>
        </w:rPr>
        <w:t>Role on Project: P</w:t>
      </w:r>
      <w:r>
        <w:rPr>
          <w:lang w:val="en-US"/>
        </w:rPr>
        <w:t>eer Review</w:t>
      </w:r>
    </w:p>
    <w:p w14:paraId="216454F5" w14:textId="4EE5615F" w:rsidR="008041FB" w:rsidRPr="00257064" w:rsidRDefault="00437AF3" w:rsidP="008041FB">
      <w:pPr>
        <w:pStyle w:val="NoSpacing"/>
        <w:numPr>
          <w:ilvl w:val="0"/>
          <w:numId w:val="35"/>
        </w:numPr>
        <w:spacing w:after="60"/>
        <w:ind w:left="540" w:hanging="540"/>
        <w:rPr>
          <w:lang w:val="en-US"/>
        </w:rPr>
      </w:pPr>
      <w:r w:rsidRPr="00257064">
        <w:rPr>
          <w:lang w:val="en-US"/>
        </w:rPr>
        <w:t xml:space="preserve">Canadian Pacific </w:t>
      </w:r>
      <w:r w:rsidR="008E4287" w:rsidRPr="00257064">
        <w:rPr>
          <w:lang w:val="en-US"/>
        </w:rPr>
        <w:t>(CP), Various Locations, Calgary, AB</w:t>
      </w:r>
      <w:r w:rsidR="008041FB" w:rsidRPr="00257064">
        <w:rPr>
          <w:lang w:val="en-US"/>
        </w:rPr>
        <w:br/>
      </w:r>
      <w:r w:rsidR="008041FB" w:rsidRPr="00257064">
        <w:t xml:space="preserve">Role on Projects: </w:t>
      </w:r>
      <w:r w:rsidR="003F358D" w:rsidRPr="00257064">
        <w:t>Principal-In-Charge</w:t>
      </w:r>
    </w:p>
    <w:p w14:paraId="335C1073" w14:textId="418C4BF5" w:rsidR="00437AF3" w:rsidRPr="00257064" w:rsidRDefault="008E4287" w:rsidP="008E4287">
      <w:pPr>
        <w:pStyle w:val="NoSpacing"/>
        <w:numPr>
          <w:ilvl w:val="1"/>
          <w:numId w:val="37"/>
        </w:numPr>
        <w:spacing w:after="60"/>
        <w:ind w:left="1134" w:hanging="425"/>
      </w:pPr>
      <w:r w:rsidRPr="00257064">
        <w:t>CP</w:t>
      </w:r>
      <w:r w:rsidR="00437AF3" w:rsidRPr="00257064">
        <w:t xml:space="preserve"> Wheel Truing Upgrade</w:t>
      </w:r>
      <w:r w:rsidR="00342EA9" w:rsidRPr="00257064">
        <w:t xml:space="preserve">, </w:t>
      </w:r>
    </w:p>
    <w:p w14:paraId="6DEFE889" w14:textId="3E4AD756" w:rsidR="00437AF3" w:rsidRPr="00257064" w:rsidRDefault="008E4287" w:rsidP="008E4287">
      <w:pPr>
        <w:pStyle w:val="NoSpacing"/>
        <w:numPr>
          <w:ilvl w:val="1"/>
          <w:numId w:val="37"/>
        </w:numPr>
        <w:spacing w:after="60"/>
        <w:ind w:left="1134" w:hanging="425"/>
      </w:pPr>
      <w:r w:rsidRPr="00257064">
        <w:t>CP</w:t>
      </w:r>
      <w:r w:rsidR="00437AF3" w:rsidRPr="00257064">
        <w:t xml:space="preserve"> Alyth Shop Coordination Study</w:t>
      </w:r>
      <w:r w:rsidR="00342EA9" w:rsidRPr="00257064">
        <w:t xml:space="preserve">, </w:t>
      </w:r>
    </w:p>
    <w:p w14:paraId="27B8CB07" w14:textId="5833D635" w:rsidR="00437AF3" w:rsidRPr="00257064" w:rsidRDefault="008E4287" w:rsidP="008E4287">
      <w:pPr>
        <w:pStyle w:val="NoSpacing"/>
        <w:numPr>
          <w:ilvl w:val="1"/>
          <w:numId w:val="37"/>
        </w:numPr>
        <w:spacing w:after="60"/>
        <w:ind w:left="1134" w:hanging="425"/>
      </w:pPr>
      <w:r w:rsidRPr="00257064">
        <w:t>CP</w:t>
      </w:r>
      <w:r w:rsidR="00437AF3" w:rsidRPr="00257064">
        <w:t xml:space="preserve"> Security Upgrade</w:t>
      </w:r>
      <w:r w:rsidR="00342EA9" w:rsidRPr="00257064">
        <w:t xml:space="preserve">, </w:t>
      </w:r>
    </w:p>
    <w:p w14:paraId="77519DBC" w14:textId="57AD9288" w:rsidR="00437AF3" w:rsidRPr="00257064" w:rsidRDefault="00437AF3" w:rsidP="00437AF3">
      <w:pPr>
        <w:pStyle w:val="NoSpacing"/>
        <w:numPr>
          <w:ilvl w:val="0"/>
          <w:numId w:val="35"/>
        </w:numPr>
        <w:spacing w:after="60"/>
        <w:ind w:left="540" w:hanging="540"/>
      </w:pPr>
      <w:r w:rsidRPr="00257064">
        <w:t>MEG Energy CMT Complex</w:t>
      </w:r>
      <w:r w:rsidR="00342EA9" w:rsidRPr="00257064">
        <w:t xml:space="preserve">, </w:t>
      </w:r>
      <w:r w:rsidR="008041FB" w:rsidRPr="00257064">
        <w:br/>
        <w:t xml:space="preserve">Role on Project: </w:t>
      </w:r>
      <w:r w:rsidR="00EA384F" w:rsidRPr="00257064">
        <w:t xml:space="preserve">Principal-In-Charge </w:t>
      </w:r>
    </w:p>
    <w:p w14:paraId="111D3F78" w14:textId="38DB5F19" w:rsidR="00437AF3" w:rsidRPr="00257064" w:rsidRDefault="00437AF3" w:rsidP="00437AF3">
      <w:pPr>
        <w:pStyle w:val="NoSpacing"/>
        <w:numPr>
          <w:ilvl w:val="0"/>
          <w:numId w:val="35"/>
        </w:numPr>
        <w:spacing w:after="60"/>
        <w:ind w:left="540" w:hanging="540"/>
      </w:pPr>
      <w:r w:rsidRPr="00257064">
        <w:t>Canexus Chemicals Control Building, A</w:t>
      </w:r>
      <w:r w:rsidR="007A3675" w:rsidRPr="00257064">
        <w:t>B</w:t>
      </w:r>
      <w:r w:rsidR="00342EA9" w:rsidRPr="00257064">
        <w:t xml:space="preserve">, </w:t>
      </w:r>
      <w:r w:rsidR="008041FB" w:rsidRPr="00257064">
        <w:br/>
        <w:t xml:space="preserve">Role on Project: </w:t>
      </w:r>
      <w:r w:rsidR="00EA384F" w:rsidRPr="00257064">
        <w:t xml:space="preserve">Principal-In-Charge </w:t>
      </w:r>
    </w:p>
    <w:p w14:paraId="2A188FF9" w14:textId="52DC06F1" w:rsidR="00437AF3" w:rsidRPr="00257064" w:rsidRDefault="00437AF3" w:rsidP="00437AF3">
      <w:pPr>
        <w:pStyle w:val="NoSpacing"/>
        <w:numPr>
          <w:ilvl w:val="0"/>
          <w:numId w:val="35"/>
        </w:numPr>
        <w:spacing w:after="60"/>
        <w:ind w:left="540" w:hanging="540"/>
      </w:pPr>
      <w:r w:rsidRPr="00257064">
        <w:t xml:space="preserve">Shell Scotford Non-process Administration Building, </w:t>
      </w:r>
      <w:r w:rsidR="007A3675" w:rsidRPr="00257064">
        <w:t>Fort Saskatchewan, AB</w:t>
      </w:r>
      <w:r w:rsidR="00342EA9" w:rsidRPr="00257064">
        <w:t xml:space="preserve">, </w:t>
      </w:r>
      <w:r w:rsidR="008041FB" w:rsidRPr="00257064">
        <w:br/>
        <w:t xml:space="preserve">Role on Project: </w:t>
      </w:r>
      <w:r w:rsidR="00EA384F" w:rsidRPr="00257064">
        <w:t xml:space="preserve">Principal-In-Charge </w:t>
      </w:r>
    </w:p>
    <w:p w14:paraId="0B5811D6" w14:textId="5E03229E" w:rsidR="00437AF3" w:rsidRPr="00257064" w:rsidRDefault="00437AF3" w:rsidP="00437AF3">
      <w:pPr>
        <w:pStyle w:val="NoSpacing"/>
        <w:numPr>
          <w:ilvl w:val="0"/>
          <w:numId w:val="35"/>
        </w:numPr>
        <w:spacing w:after="60"/>
        <w:ind w:left="540" w:hanging="540"/>
      </w:pPr>
      <w:r w:rsidRPr="00257064">
        <w:t>Suncor Millennium Control Building Renovation, A</w:t>
      </w:r>
      <w:r w:rsidR="007A3675" w:rsidRPr="00257064">
        <w:t>B</w:t>
      </w:r>
      <w:r w:rsidR="00342EA9" w:rsidRPr="00257064">
        <w:t xml:space="preserve">, </w:t>
      </w:r>
      <w:r w:rsidR="008041FB" w:rsidRPr="00257064">
        <w:br/>
        <w:t xml:space="preserve">Role on Project: </w:t>
      </w:r>
      <w:r w:rsidR="00EA384F" w:rsidRPr="00257064">
        <w:t xml:space="preserve">Principal-In-Charge </w:t>
      </w:r>
    </w:p>
    <w:p w14:paraId="506D164A" w14:textId="6E31F0AF" w:rsidR="00437AF3" w:rsidRPr="00257064" w:rsidRDefault="00437AF3" w:rsidP="00437AF3">
      <w:pPr>
        <w:pStyle w:val="NoSpacing"/>
        <w:numPr>
          <w:ilvl w:val="0"/>
          <w:numId w:val="35"/>
        </w:numPr>
        <w:spacing w:after="60"/>
        <w:ind w:left="540" w:hanging="540"/>
      </w:pPr>
      <w:r w:rsidRPr="00257064">
        <w:t>Toromont Process Systems (</w:t>
      </w:r>
      <w:r w:rsidR="00E330A1" w:rsidRPr="00257064">
        <w:t>n</w:t>
      </w:r>
      <w:r w:rsidRPr="00257064">
        <w:t>ow called Enerflex)</w:t>
      </w:r>
      <w:r w:rsidR="00E330A1" w:rsidRPr="00257064">
        <w:t>, Calgary, AB</w:t>
      </w:r>
      <w:r w:rsidR="00342EA9" w:rsidRPr="00257064">
        <w:t xml:space="preserve">, </w:t>
      </w:r>
      <w:r w:rsidR="008041FB" w:rsidRPr="00257064">
        <w:br/>
        <w:t xml:space="preserve">Role on Project: </w:t>
      </w:r>
      <w:r w:rsidR="00EA384F" w:rsidRPr="00257064">
        <w:t xml:space="preserve">Principal-In-Charge </w:t>
      </w:r>
    </w:p>
    <w:p w14:paraId="03FCE7AF" w14:textId="0CEB570C" w:rsidR="00437AF3" w:rsidRPr="00257064" w:rsidRDefault="00437AF3" w:rsidP="00437AF3">
      <w:pPr>
        <w:pStyle w:val="NoSpacing"/>
        <w:numPr>
          <w:ilvl w:val="0"/>
          <w:numId w:val="35"/>
        </w:numPr>
        <w:spacing w:after="60"/>
        <w:ind w:left="540" w:hanging="540"/>
      </w:pPr>
      <w:r w:rsidRPr="00257064">
        <w:t>High Arctic Drilling Facility</w:t>
      </w:r>
      <w:r w:rsidR="00E330A1" w:rsidRPr="00257064">
        <w:t>, Red Deer, AB</w:t>
      </w:r>
      <w:r w:rsidR="00342EA9" w:rsidRPr="00257064">
        <w:t xml:space="preserve">, </w:t>
      </w:r>
      <w:r w:rsidR="008041FB" w:rsidRPr="00257064">
        <w:br/>
        <w:t xml:space="preserve">Role on Project: </w:t>
      </w:r>
      <w:r w:rsidR="00EA384F" w:rsidRPr="00257064">
        <w:t xml:space="preserve">Principal-In-Charge </w:t>
      </w:r>
    </w:p>
    <w:p w14:paraId="1850CD0A" w14:textId="3B77295F" w:rsidR="00437AF3" w:rsidRPr="00257064" w:rsidRDefault="00437AF3" w:rsidP="00437AF3">
      <w:pPr>
        <w:pStyle w:val="NoSpacing"/>
        <w:numPr>
          <w:ilvl w:val="0"/>
          <w:numId w:val="35"/>
        </w:numPr>
        <w:spacing w:after="60"/>
        <w:ind w:left="540" w:hanging="540"/>
      </w:pPr>
      <w:r w:rsidRPr="00257064">
        <w:t>Bowden Potable Water Expansion, Bowden, A</w:t>
      </w:r>
      <w:r w:rsidR="007A3675" w:rsidRPr="00257064">
        <w:t>B</w:t>
      </w:r>
      <w:r w:rsidR="00342EA9" w:rsidRPr="00257064">
        <w:t xml:space="preserve">, </w:t>
      </w:r>
      <w:r w:rsidR="008041FB" w:rsidRPr="00257064">
        <w:br/>
        <w:t xml:space="preserve">Role on Project: </w:t>
      </w:r>
      <w:r w:rsidR="00EA384F" w:rsidRPr="00257064">
        <w:t xml:space="preserve">Principal-In-Charge </w:t>
      </w:r>
    </w:p>
    <w:p w14:paraId="480BE3F7" w14:textId="6A9C5303" w:rsidR="009B69D4" w:rsidRDefault="00437AF3" w:rsidP="009B69D4">
      <w:pPr>
        <w:pStyle w:val="NoSpacing"/>
        <w:numPr>
          <w:ilvl w:val="0"/>
          <w:numId w:val="35"/>
        </w:numPr>
        <w:spacing w:after="60"/>
        <w:ind w:left="540" w:hanging="540"/>
      </w:pPr>
      <w:r w:rsidRPr="00257064">
        <w:t>Elbow Ranger Station Wastewater Upgrade</w:t>
      </w:r>
      <w:r w:rsidR="00E330A1" w:rsidRPr="00257064">
        <w:t>, Calgary, AB</w:t>
      </w:r>
      <w:r w:rsidR="00342EA9" w:rsidRPr="00257064">
        <w:t xml:space="preserve">, </w:t>
      </w:r>
      <w:r w:rsidR="00E330A1" w:rsidRPr="00257064">
        <w:br/>
        <w:t xml:space="preserve">Role on Project: </w:t>
      </w:r>
      <w:r w:rsidR="00EA384F" w:rsidRPr="00257064">
        <w:t xml:space="preserve">Principal-In-Charge </w:t>
      </w:r>
    </w:p>
    <w:p w14:paraId="091E2725" w14:textId="77777777" w:rsidR="00541908" w:rsidRDefault="00541908" w:rsidP="00541908">
      <w:pPr>
        <w:pStyle w:val="Point2"/>
        <w:numPr>
          <w:ilvl w:val="0"/>
          <w:numId w:val="41"/>
        </w:numPr>
        <w:spacing w:after="60"/>
        <w:ind w:left="567" w:hanging="567"/>
        <w:rPr>
          <w:rFonts w:cstheme="minorHAnsi"/>
          <w:sz w:val="20"/>
          <w:szCs w:val="20"/>
        </w:rPr>
      </w:pPr>
      <w:r w:rsidRPr="00541908">
        <w:rPr>
          <w:rFonts w:cstheme="minorHAnsi"/>
          <w:sz w:val="20"/>
          <w:szCs w:val="20"/>
        </w:rPr>
        <w:t>Town of Cochrane Maintenance Facility</w:t>
      </w:r>
    </w:p>
    <w:p w14:paraId="7A76CA4E" w14:textId="3A3C0D85" w:rsidR="00541908" w:rsidRPr="00541908" w:rsidRDefault="00541908" w:rsidP="00541908">
      <w:pPr>
        <w:pStyle w:val="Point2"/>
        <w:spacing w:after="60"/>
        <w:ind w:left="0" w:firstLine="567"/>
        <w:contextualSpacing w:val="0"/>
        <w:rPr>
          <w:rFonts w:cstheme="minorHAnsi"/>
          <w:sz w:val="20"/>
          <w:szCs w:val="20"/>
        </w:rPr>
      </w:pPr>
      <w:r w:rsidRPr="00541908">
        <w:rPr>
          <w:rFonts w:cstheme="minorHAnsi"/>
          <w:sz w:val="20"/>
          <w:szCs w:val="20"/>
          <w:lang w:val="en-CA"/>
        </w:rPr>
        <w:t>Role on Project: Principal-In-Charge</w:t>
      </w:r>
    </w:p>
    <w:p w14:paraId="7A216D54" w14:textId="77777777" w:rsidR="00306C29" w:rsidRDefault="00306C29" w:rsidP="00541908">
      <w:pPr>
        <w:pStyle w:val="Point2"/>
        <w:numPr>
          <w:ilvl w:val="0"/>
          <w:numId w:val="41"/>
        </w:numPr>
        <w:spacing w:after="60"/>
        <w:ind w:left="567" w:hanging="567"/>
        <w:rPr>
          <w:rFonts w:cstheme="minorHAnsi"/>
          <w:sz w:val="20"/>
          <w:szCs w:val="20"/>
        </w:rPr>
      </w:pPr>
      <w:r w:rsidRPr="00541908">
        <w:rPr>
          <w:rFonts w:cstheme="minorHAnsi"/>
          <w:sz w:val="20"/>
          <w:szCs w:val="20"/>
        </w:rPr>
        <w:t>Heritage Point Lift Station</w:t>
      </w:r>
    </w:p>
    <w:p w14:paraId="4A9A6AB6" w14:textId="379C3889" w:rsidR="00541908" w:rsidRPr="00541908" w:rsidRDefault="00541908" w:rsidP="00541908">
      <w:pPr>
        <w:pStyle w:val="Point2"/>
        <w:spacing w:after="60"/>
        <w:ind w:left="0" w:firstLine="567"/>
        <w:contextualSpacing w:val="0"/>
        <w:rPr>
          <w:rFonts w:cstheme="minorHAnsi"/>
          <w:sz w:val="20"/>
          <w:szCs w:val="20"/>
        </w:rPr>
      </w:pPr>
      <w:r w:rsidRPr="00541908">
        <w:rPr>
          <w:rFonts w:cstheme="minorHAnsi"/>
          <w:sz w:val="20"/>
          <w:szCs w:val="20"/>
          <w:lang w:val="en-CA"/>
        </w:rPr>
        <w:t>Role on Project: Principal-In-Charge</w:t>
      </w:r>
    </w:p>
    <w:p w14:paraId="6F6C314A" w14:textId="77777777" w:rsidR="00306C29" w:rsidRDefault="00306C29" w:rsidP="00541908">
      <w:pPr>
        <w:pStyle w:val="Point2"/>
        <w:numPr>
          <w:ilvl w:val="0"/>
          <w:numId w:val="41"/>
        </w:numPr>
        <w:spacing w:after="60"/>
        <w:ind w:left="567" w:hanging="567"/>
        <w:rPr>
          <w:rFonts w:cstheme="minorHAnsi"/>
          <w:sz w:val="20"/>
          <w:szCs w:val="20"/>
        </w:rPr>
      </w:pPr>
      <w:r w:rsidRPr="00541908">
        <w:rPr>
          <w:rFonts w:cstheme="minorHAnsi"/>
          <w:sz w:val="20"/>
          <w:szCs w:val="20"/>
        </w:rPr>
        <w:t>Panorama Waste Water Treatment Plant Upgrade</w:t>
      </w:r>
    </w:p>
    <w:p w14:paraId="26B670FA" w14:textId="4018F08D" w:rsidR="00541908" w:rsidRPr="00541908" w:rsidRDefault="00541908" w:rsidP="00541908">
      <w:pPr>
        <w:pStyle w:val="Point2"/>
        <w:spacing w:after="60"/>
        <w:ind w:left="567" w:firstLine="0"/>
        <w:contextualSpacing w:val="0"/>
        <w:rPr>
          <w:rFonts w:cstheme="minorHAnsi"/>
          <w:sz w:val="20"/>
          <w:szCs w:val="20"/>
        </w:rPr>
      </w:pPr>
      <w:r w:rsidRPr="00541908">
        <w:rPr>
          <w:rFonts w:cstheme="minorHAnsi"/>
          <w:sz w:val="20"/>
          <w:szCs w:val="20"/>
          <w:lang w:val="en-CA"/>
        </w:rPr>
        <w:t>Role on Project: Principal-In-Charge</w:t>
      </w:r>
    </w:p>
    <w:p w14:paraId="6F0F8C1E" w14:textId="77777777" w:rsidR="00306C29" w:rsidRDefault="00306C29" w:rsidP="00541908">
      <w:pPr>
        <w:pStyle w:val="Point2"/>
        <w:numPr>
          <w:ilvl w:val="0"/>
          <w:numId w:val="41"/>
        </w:numPr>
        <w:spacing w:after="60"/>
        <w:ind w:left="567" w:hanging="567"/>
        <w:rPr>
          <w:rFonts w:cstheme="minorHAnsi"/>
          <w:sz w:val="20"/>
          <w:szCs w:val="20"/>
        </w:rPr>
      </w:pPr>
      <w:r w:rsidRPr="00541908">
        <w:rPr>
          <w:rFonts w:cstheme="minorHAnsi"/>
          <w:sz w:val="20"/>
          <w:szCs w:val="20"/>
        </w:rPr>
        <w:t>Sheep River Water Treatment Station</w:t>
      </w:r>
    </w:p>
    <w:p w14:paraId="5C2244FB" w14:textId="62F36F11" w:rsidR="00541908" w:rsidRPr="00541908" w:rsidRDefault="00541908" w:rsidP="00541908">
      <w:pPr>
        <w:pStyle w:val="Point2"/>
        <w:spacing w:after="60"/>
        <w:ind w:left="567" w:firstLine="0"/>
        <w:contextualSpacing w:val="0"/>
        <w:rPr>
          <w:rFonts w:cstheme="minorHAnsi"/>
          <w:sz w:val="20"/>
          <w:szCs w:val="20"/>
        </w:rPr>
      </w:pPr>
      <w:r w:rsidRPr="00541908">
        <w:rPr>
          <w:rFonts w:cstheme="minorHAnsi"/>
          <w:sz w:val="20"/>
          <w:szCs w:val="20"/>
          <w:lang w:val="en-CA"/>
        </w:rPr>
        <w:t>Role on Project: Principal-In-Charge</w:t>
      </w:r>
    </w:p>
    <w:p w14:paraId="427F5E53" w14:textId="2F0A3713" w:rsidR="00306C29" w:rsidRDefault="00306C29" w:rsidP="00541908">
      <w:pPr>
        <w:pStyle w:val="Point2"/>
        <w:numPr>
          <w:ilvl w:val="0"/>
          <w:numId w:val="41"/>
        </w:numPr>
        <w:spacing w:after="60"/>
        <w:ind w:left="567" w:hanging="567"/>
        <w:rPr>
          <w:rFonts w:cstheme="minorHAnsi"/>
          <w:sz w:val="20"/>
          <w:szCs w:val="20"/>
        </w:rPr>
      </w:pPr>
      <w:r w:rsidRPr="00541908">
        <w:rPr>
          <w:rFonts w:cstheme="minorHAnsi"/>
          <w:sz w:val="20"/>
          <w:szCs w:val="20"/>
        </w:rPr>
        <w:t>Watermark at Bearspaw Water Treatment Plant Upgrade</w:t>
      </w:r>
    </w:p>
    <w:p w14:paraId="54392340" w14:textId="35EFB22A" w:rsidR="00541908" w:rsidRPr="00541908" w:rsidRDefault="00541908" w:rsidP="00541908">
      <w:pPr>
        <w:pStyle w:val="Point2"/>
        <w:spacing w:after="60"/>
        <w:ind w:left="567" w:firstLine="0"/>
        <w:contextualSpacing w:val="0"/>
        <w:rPr>
          <w:rFonts w:cstheme="minorHAnsi"/>
          <w:sz w:val="20"/>
          <w:szCs w:val="20"/>
        </w:rPr>
      </w:pPr>
      <w:r w:rsidRPr="00541908">
        <w:rPr>
          <w:rFonts w:cstheme="minorHAnsi"/>
          <w:sz w:val="20"/>
          <w:szCs w:val="20"/>
          <w:lang w:val="en-CA"/>
        </w:rPr>
        <w:t>Role on Project: Principal-In-Charge</w:t>
      </w:r>
    </w:p>
    <w:p w14:paraId="4113471C" w14:textId="77777777" w:rsidR="00306C29" w:rsidRDefault="00306C29" w:rsidP="00306C29">
      <w:pPr>
        <w:pStyle w:val="NoSpacing"/>
        <w:spacing w:after="60"/>
      </w:pPr>
    </w:p>
    <w:p w14:paraId="1BF74B9C" w14:textId="77777777" w:rsidR="00306C29" w:rsidRDefault="00306C29" w:rsidP="00306C29">
      <w:pPr>
        <w:pStyle w:val="NoSpacing"/>
        <w:spacing w:after="60"/>
      </w:pPr>
    </w:p>
    <w:p w14:paraId="51AB4813" w14:textId="77777777" w:rsidR="00306C29" w:rsidRPr="00257064" w:rsidRDefault="00306C29" w:rsidP="00306C29">
      <w:pPr>
        <w:pStyle w:val="NoSpacing"/>
        <w:spacing w:after="60"/>
      </w:pPr>
    </w:p>
    <w:p w14:paraId="16ADF875" w14:textId="77777777" w:rsidR="00A0520B" w:rsidRPr="00257064" w:rsidRDefault="007A3675" w:rsidP="00A0520B">
      <w:pPr>
        <w:pStyle w:val="ListBullet2"/>
        <w:rPr>
          <w:lang w:val="en-US"/>
        </w:rPr>
      </w:pPr>
      <w:r w:rsidRPr="00257064">
        <w:t>Laboratories</w:t>
      </w:r>
    </w:p>
    <w:p w14:paraId="2B214DFD" w14:textId="6640EF8B" w:rsidR="00A0520B" w:rsidRPr="00257064" w:rsidRDefault="00DC4D65" w:rsidP="00A0520B">
      <w:pPr>
        <w:pStyle w:val="NoSpacing"/>
        <w:numPr>
          <w:ilvl w:val="0"/>
          <w:numId w:val="35"/>
        </w:numPr>
        <w:spacing w:after="60"/>
        <w:ind w:left="540" w:hanging="540"/>
      </w:pPr>
      <w:r w:rsidRPr="00257064">
        <w:t xml:space="preserve">Champion x Hydrocarbon Lab </w:t>
      </w:r>
      <w:r w:rsidR="00F35EA1" w:rsidRPr="00257064">
        <w:t xml:space="preserve">and Office </w:t>
      </w:r>
      <w:r w:rsidRPr="00257064">
        <w:t>Reno</w:t>
      </w:r>
      <w:r w:rsidR="00F35EA1" w:rsidRPr="00257064">
        <w:t>vation</w:t>
      </w:r>
      <w:r w:rsidR="00A0520B" w:rsidRPr="00257064">
        <w:t xml:space="preserve">, </w:t>
      </w:r>
      <w:r w:rsidRPr="00257064">
        <w:t>Calgary</w:t>
      </w:r>
      <w:r w:rsidR="00A0520B" w:rsidRPr="00257064">
        <w:t xml:space="preserve">, AB, </w:t>
      </w:r>
      <w:r w:rsidR="0066044A" w:rsidRPr="00257064">
        <w:t>2022</w:t>
      </w:r>
      <w:r w:rsidR="00A0520B" w:rsidRPr="00257064">
        <w:br/>
        <w:t xml:space="preserve">Role on Project: </w:t>
      </w:r>
      <w:r w:rsidR="0066044A" w:rsidRPr="00257064">
        <w:t>Principal-In-Charge</w:t>
      </w:r>
    </w:p>
    <w:p w14:paraId="27195E55" w14:textId="32AEB91E" w:rsidR="00C9661F" w:rsidRPr="00257064" w:rsidRDefault="00C9661F" w:rsidP="0066044A">
      <w:pPr>
        <w:pStyle w:val="NoSpacing"/>
        <w:numPr>
          <w:ilvl w:val="0"/>
          <w:numId w:val="35"/>
        </w:numPr>
        <w:spacing w:after="60"/>
        <w:ind w:left="540" w:hanging="540"/>
      </w:pPr>
      <w:r w:rsidRPr="00257064">
        <w:t xml:space="preserve">NRCAN New Lab Facility - Exhaust Fan Upgrades, Calgary, AB, </w:t>
      </w:r>
      <w:r w:rsidRPr="00257064">
        <w:br/>
        <w:t xml:space="preserve">Role on Project: </w:t>
      </w:r>
      <w:r w:rsidR="00EA384F" w:rsidRPr="00257064">
        <w:t>Principal-In-Charge</w:t>
      </w:r>
    </w:p>
    <w:p w14:paraId="4BA31EDE" w14:textId="112A4A06" w:rsidR="00830D15" w:rsidRPr="00257064" w:rsidRDefault="00830D15" w:rsidP="00830D15">
      <w:pPr>
        <w:pStyle w:val="ListBullet2"/>
        <w:rPr>
          <w:lang w:val="en-US"/>
        </w:rPr>
      </w:pPr>
      <w:r w:rsidRPr="00257064">
        <w:rPr>
          <w:lang w:val="en-US"/>
        </w:rPr>
        <w:t>Lighting</w:t>
      </w:r>
    </w:p>
    <w:p w14:paraId="4BE40E74" w14:textId="0D329D0B" w:rsidR="00830D15" w:rsidRPr="00257064" w:rsidRDefault="00830D15" w:rsidP="00830D15">
      <w:pPr>
        <w:pStyle w:val="NoSpacing"/>
        <w:numPr>
          <w:ilvl w:val="0"/>
          <w:numId w:val="37"/>
        </w:numPr>
        <w:spacing w:after="60"/>
        <w:ind w:left="709" w:hanging="567"/>
      </w:pPr>
      <w:r w:rsidRPr="00257064">
        <w:t>Aspen Woods Staircase, Calgary, AB, 2023</w:t>
      </w:r>
      <w:r w:rsidRPr="00257064">
        <w:br/>
        <w:t xml:space="preserve">Role on Project: Principal-In-Charge </w:t>
      </w:r>
    </w:p>
    <w:p w14:paraId="070B4FE3" w14:textId="740086FE" w:rsidR="00830D15" w:rsidRPr="00257064" w:rsidRDefault="00830D15" w:rsidP="00830D15">
      <w:pPr>
        <w:pStyle w:val="NoSpacing"/>
        <w:numPr>
          <w:ilvl w:val="0"/>
          <w:numId w:val="37"/>
        </w:numPr>
        <w:spacing w:after="60"/>
        <w:ind w:left="709" w:hanging="567"/>
      </w:pPr>
      <w:r w:rsidRPr="00257064">
        <w:t xml:space="preserve">Cochrane Community Health Centre, Cochrane, AB, </w:t>
      </w:r>
      <w:r w:rsidRPr="00257064">
        <w:br/>
        <w:t xml:space="preserve">Role on Project: Principal-In-Charge </w:t>
      </w:r>
    </w:p>
    <w:p w14:paraId="79BCCB93" w14:textId="77777777" w:rsidR="00306C29" w:rsidRDefault="00306C29" w:rsidP="00BB7C3A">
      <w:pPr>
        <w:pStyle w:val="ListBullet2"/>
      </w:pPr>
      <w:bookmarkStart w:id="0" w:name="_Hlk188534992"/>
    </w:p>
    <w:p w14:paraId="6EC01D96" w14:textId="1256DD56" w:rsidR="00EC492F" w:rsidRPr="00257064" w:rsidRDefault="0084408B" w:rsidP="00BB7C3A">
      <w:pPr>
        <w:pStyle w:val="ListBullet2"/>
      </w:pPr>
      <w:r w:rsidRPr="00257064">
        <w:t>Institutional</w:t>
      </w:r>
      <w:r w:rsidR="00E3483F">
        <w:t>/Government</w:t>
      </w:r>
    </w:p>
    <w:p w14:paraId="681A3AD3" w14:textId="77777777" w:rsidR="00E3483F" w:rsidRDefault="00E3483F" w:rsidP="00E3483F">
      <w:pPr>
        <w:pStyle w:val="NoSpacing"/>
        <w:numPr>
          <w:ilvl w:val="0"/>
          <w:numId w:val="35"/>
        </w:numPr>
        <w:ind w:left="567" w:hanging="567"/>
        <w:rPr>
          <w:lang w:val="en-US"/>
        </w:rPr>
      </w:pPr>
      <w:r>
        <w:rPr>
          <w:lang w:val="en-US"/>
        </w:rPr>
        <w:t>Pomeroy Kananaskis Mountain Lodge G7 Summit Renovation, Kananaskis, AB</w:t>
      </w:r>
    </w:p>
    <w:p w14:paraId="514F9FB2" w14:textId="77777777" w:rsidR="00E3483F" w:rsidRDefault="00E3483F" w:rsidP="00E3483F">
      <w:pPr>
        <w:pStyle w:val="NoSpacing"/>
        <w:spacing w:after="60"/>
        <w:ind w:left="567"/>
        <w:rPr>
          <w:lang w:val="en-US"/>
        </w:rPr>
      </w:pPr>
      <w:r>
        <w:rPr>
          <w:lang w:val="en-US"/>
        </w:rPr>
        <w:t xml:space="preserve">Role on Project: </w:t>
      </w:r>
      <w:r>
        <w:t>Engineer of Record</w:t>
      </w:r>
    </w:p>
    <w:p w14:paraId="4C9892FE" w14:textId="294D4427" w:rsidR="00740DF7" w:rsidRPr="00257064" w:rsidRDefault="00740DF7" w:rsidP="00740DF7">
      <w:pPr>
        <w:pStyle w:val="NoSpacing"/>
        <w:numPr>
          <w:ilvl w:val="0"/>
          <w:numId w:val="35"/>
        </w:numPr>
        <w:spacing w:after="60"/>
        <w:ind w:left="567" w:hanging="567"/>
      </w:pPr>
      <w:r>
        <w:t>Blood Tibe Police Station</w:t>
      </w:r>
      <w:r w:rsidRPr="00257064">
        <w:t>, Calgary, AB</w:t>
      </w:r>
      <w:r w:rsidRPr="00257064">
        <w:br/>
        <w:t xml:space="preserve">Role on Project: </w:t>
      </w:r>
      <w:r>
        <w:t xml:space="preserve">Electrical </w:t>
      </w:r>
      <w:r w:rsidRPr="00257064">
        <w:t xml:space="preserve">Principal-In-Charge </w:t>
      </w:r>
    </w:p>
    <w:p w14:paraId="1996CA10" w14:textId="172F8EC3" w:rsidR="00E47782" w:rsidRPr="00257064" w:rsidRDefault="00E47782" w:rsidP="00E47782">
      <w:pPr>
        <w:pStyle w:val="NoSpacing"/>
        <w:numPr>
          <w:ilvl w:val="0"/>
          <w:numId w:val="35"/>
        </w:numPr>
        <w:spacing w:after="60"/>
        <w:ind w:left="567" w:hanging="567"/>
      </w:pPr>
      <w:r>
        <w:t>Sam Livingston Fish Hatchery Security Infrastructure Review</w:t>
      </w:r>
      <w:r w:rsidRPr="00257064">
        <w:t>, Calgary, AB</w:t>
      </w:r>
      <w:r w:rsidRPr="00257064">
        <w:br/>
        <w:t xml:space="preserve">Role on Project: </w:t>
      </w:r>
      <w:r>
        <w:t>Peer Review</w:t>
      </w:r>
      <w:r w:rsidRPr="00257064">
        <w:t xml:space="preserve"> </w:t>
      </w:r>
    </w:p>
    <w:p w14:paraId="0AD85EED" w14:textId="0C5AC317" w:rsidR="00740DF7" w:rsidRPr="00257064" w:rsidRDefault="00740DF7" w:rsidP="00740DF7">
      <w:pPr>
        <w:pStyle w:val="NoSpacing"/>
        <w:numPr>
          <w:ilvl w:val="0"/>
          <w:numId w:val="35"/>
        </w:numPr>
        <w:spacing w:after="60"/>
        <w:ind w:left="540" w:hanging="540"/>
      </w:pPr>
      <w:r w:rsidRPr="00257064">
        <w:t xml:space="preserve">Whitehorn Multiservice Building Infrastructure Upgrade, Calgary, AB, </w:t>
      </w:r>
      <w:r w:rsidRPr="00257064">
        <w:br/>
        <w:t xml:space="preserve">Role on Project: Principal-In-Charge </w:t>
      </w:r>
    </w:p>
    <w:p w14:paraId="5B3BFBE7" w14:textId="62DD256D" w:rsidR="0066134F" w:rsidRPr="00257064" w:rsidRDefault="0066134F" w:rsidP="0066134F">
      <w:pPr>
        <w:pStyle w:val="NoSpacing"/>
        <w:numPr>
          <w:ilvl w:val="0"/>
          <w:numId w:val="35"/>
        </w:numPr>
        <w:spacing w:after="60"/>
        <w:ind w:left="567" w:hanging="567"/>
      </w:pPr>
      <w:r w:rsidRPr="00257064">
        <w:t>Calgary Police Services (CPS), Various Locations, Calgary, AB</w:t>
      </w:r>
      <w:r w:rsidR="00686973" w:rsidRPr="00257064">
        <w:br/>
        <w:t xml:space="preserve">Role on Project: </w:t>
      </w:r>
      <w:r w:rsidR="00257064">
        <w:t xml:space="preserve">Electrical </w:t>
      </w:r>
      <w:r w:rsidR="003F358D" w:rsidRPr="00257064">
        <w:t>Principal-In-Charge</w:t>
      </w:r>
      <w:r w:rsidR="00686973" w:rsidRPr="00257064">
        <w:t xml:space="preserve"> </w:t>
      </w:r>
    </w:p>
    <w:p w14:paraId="273BA2DD" w14:textId="5347A8F8" w:rsidR="0066134F" w:rsidRPr="00257064" w:rsidRDefault="0066134F" w:rsidP="00F31F2B">
      <w:pPr>
        <w:pStyle w:val="NoSpacing"/>
        <w:numPr>
          <w:ilvl w:val="1"/>
          <w:numId w:val="35"/>
        </w:numPr>
        <w:spacing w:after="60"/>
        <w:ind w:left="1134" w:hanging="567"/>
      </w:pPr>
      <w:r w:rsidRPr="00257064">
        <w:t xml:space="preserve">CPS New Arrest Processing Unit </w:t>
      </w:r>
      <w:r w:rsidR="00686973" w:rsidRPr="00257064">
        <w:t xml:space="preserve">- </w:t>
      </w:r>
      <w:r w:rsidRPr="00257064">
        <w:t>Spyhill</w:t>
      </w:r>
      <w:r w:rsidR="00342EA9" w:rsidRPr="00257064">
        <w:t xml:space="preserve">, </w:t>
      </w:r>
    </w:p>
    <w:bookmarkEnd w:id="0"/>
    <w:p w14:paraId="35E3B8E0" w14:textId="497CB595" w:rsidR="0066134F" w:rsidRPr="00257064" w:rsidRDefault="0066134F" w:rsidP="00F31F2B">
      <w:pPr>
        <w:pStyle w:val="NoSpacing"/>
        <w:numPr>
          <w:ilvl w:val="1"/>
          <w:numId w:val="35"/>
        </w:numPr>
        <w:spacing w:after="60"/>
        <w:ind w:left="1134" w:hanging="567"/>
      </w:pPr>
      <w:r w:rsidRPr="00257064">
        <w:t>CPS Property and Evidence Warehouse</w:t>
      </w:r>
      <w:r w:rsidR="00342EA9" w:rsidRPr="00257064">
        <w:t xml:space="preserve">, </w:t>
      </w:r>
    </w:p>
    <w:p w14:paraId="7C3832E0" w14:textId="504EF63C" w:rsidR="0066134F" w:rsidRPr="00257064" w:rsidRDefault="0066134F" w:rsidP="00F31F2B">
      <w:pPr>
        <w:pStyle w:val="NoSpacing"/>
        <w:numPr>
          <w:ilvl w:val="1"/>
          <w:numId w:val="35"/>
        </w:numPr>
        <w:spacing w:after="60"/>
        <w:ind w:left="1134" w:hanging="567"/>
      </w:pPr>
      <w:r w:rsidRPr="00257064">
        <w:t>CPS Primary High Voltage Breaker Replacement</w:t>
      </w:r>
      <w:r w:rsidR="00342EA9" w:rsidRPr="00257064">
        <w:t xml:space="preserve">, </w:t>
      </w:r>
    </w:p>
    <w:p w14:paraId="1304C2D9" w14:textId="0049453A" w:rsidR="0066134F" w:rsidRPr="00257064" w:rsidRDefault="0066134F" w:rsidP="00F31F2B">
      <w:pPr>
        <w:pStyle w:val="NoSpacing"/>
        <w:numPr>
          <w:ilvl w:val="1"/>
          <w:numId w:val="35"/>
        </w:numPr>
        <w:spacing w:after="60"/>
        <w:ind w:left="1134" w:hanging="567"/>
      </w:pPr>
      <w:r w:rsidRPr="00257064">
        <w:t>CPS Westwinds Campus – Headquarters East Building (LEED</w:t>
      </w:r>
      <w:r w:rsidR="00686973" w:rsidRPr="00257064">
        <w:rPr>
          <w:rFonts w:cstheme="minorHAnsi"/>
          <w:vertAlign w:val="superscript"/>
        </w:rPr>
        <w:t>®</w:t>
      </w:r>
      <w:r w:rsidRPr="00257064">
        <w:t xml:space="preserve"> CI)</w:t>
      </w:r>
      <w:r w:rsidR="00342EA9" w:rsidRPr="00257064">
        <w:t xml:space="preserve"> , </w:t>
      </w:r>
    </w:p>
    <w:p w14:paraId="38B3C1E5" w14:textId="15F164FD" w:rsidR="0066134F" w:rsidRPr="00257064" w:rsidRDefault="0066134F" w:rsidP="00F31F2B">
      <w:pPr>
        <w:pStyle w:val="NoSpacing"/>
        <w:numPr>
          <w:ilvl w:val="1"/>
          <w:numId w:val="35"/>
        </w:numPr>
        <w:spacing w:after="60"/>
        <w:ind w:left="1134" w:hanging="567"/>
      </w:pPr>
      <w:r w:rsidRPr="00257064">
        <w:t>CPS Westwinds Campus – West Building Renovations</w:t>
      </w:r>
      <w:r w:rsidR="00342EA9" w:rsidRPr="00257064">
        <w:t xml:space="preserve">, </w:t>
      </w:r>
    </w:p>
    <w:p w14:paraId="63223778" w14:textId="68BC0A1D" w:rsidR="0066134F" w:rsidRPr="00257064" w:rsidRDefault="0066134F" w:rsidP="00F31F2B">
      <w:pPr>
        <w:pStyle w:val="NoSpacing"/>
        <w:numPr>
          <w:ilvl w:val="1"/>
          <w:numId w:val="35"/>
        </w:numPr>
        <w:spacing w:after="60"/>
        <w:ind w:left="1134" w:hanging="567"/>
      </w:pPr>
      <w:r w:rsidRPr="00257064">
        <w:t xml:space="preserve">CPS Cyber Crimes </w:t>
      </w:r>
      <w:r w:rsidR="0084408B" w:rsidRPr="00257064">
        <w:t xml:space="preserve">– </w:t>
      </w:r>
      <w:r w:rsidRPr="00257064">
        <w:t>ICE</w:t>
      </w:r>
      <w:r w:rsidR="0084408B" w:rsidRPr="00257064">
        <w:t xml:space="preserve"> </w:t>
      </w:r>
      <w:r w:rsidRPr="00257064">
        <w:t>&amp;</w:t>
      </w:r>
      <w:r w:rsidR="0084408B" w:rsidRPr="00257064">
        <w:t xml:space="preserve"> </w:t>
      </w:r>
      <w:r w:rsidRPr="00257064">
        <w:t>CFU Renovation</w:t>
      </w:r>
      <w:r w:rsidR="00342EA9" w:rsidRPr="00257064">
        <w:t xml:space="preserve">, </w:t>
      </w:r>
    </w:p>
    <w:p w14:paraId="32B6E929" w14:textId="10DCD854" w:rsidR="0066134F" w:rsidRPr="00257064" w:rsidRDefault="0066134F" w:rsidP="00F31F2B">
      <w:pPr>
        <w:pStyle w:val="NoSpacing"/>
        <w:numPr>
          <w:ilvl w:val="1"/>
          <w:numId w:val="35"/>
        </w:numPr>
        <w:spacing w:after="60"/>
        <w:ind w:left="1134" w:hanging="567"/>
      </w:pPr>
      <w:r w:rsidRPr="00257064">
        <w:t>CPS RTOC Renovation - West Building</w:t>
      </w:r>
      <w:r w:rsidR="00342EA9" w:rsidRPr="00257064">
        <w:t xml:space="preserve">, </w:t>
      </w:r>
    </w:p>
    <w:p w14:paraId="2E1B9952" w14:textId="0363D9BF" w:rsidR="0066134F" w:rsidRPr="00257064" w:rsidRDefault="0066134F" w:rsidP="00F31F2B">
      <w:pPr>
        <w:pStyle w:val="NoSpacing"/>
        <w:numPr>
          <w:ilvl w:val="1"/>
          <w:numId w:val="35"/>
        </w:numPr>
        <w:spacing w:after="60"/>
        <w:ind w:left="1134" w:hanging="567"/>
      </w:pPr>
      <w:r w:rsidRPr="00257064">
        <w:t>CPS Traffic Addition – NSC</w:t>
      </w:r>
      <w:r w:rsidR="00342EA9" w:rsidRPr="00257064">
        <w:t xml:space="preserve">, </w:t>
      </w:r>
    </w:p>
    <w:p w14:paraId="73D5A6F1" w14:textId="28A535F3" w:rsidR="0066134F" w:rsidRPr="00257064" w:rsidRDefault="0066134F" w:rsidP="00F31F2B">
      <w:pPr>
        <w:pStyle w:val="NoSpacing"/>
        <w:numPr>
          <w:ilvl w:val="1"/>
          <w:numId w:val="35"/>
        </w:numPr>
        <w:spacing w:after="60"/>
        <w:ind w:left="1134" w:hanging="567"/>
      </w:pPr>
      <w:r w:rsidRPr="00257064">
        <w:t>CPS Shoot House - NSC</w:t>
      </w:r>
      <w:r w:rsidR="00342EA9" w:rsidRPr="00257064">
        <w:t xml:space="preserve">, </w:t>
      </w:r>
    </w:p>
    <w:p w14:paraId="667268AE" w14:textId="651382A4" w:rsidR="0066134F" w:rsidRPr="00257064" w:rsidRDefault="0066134F" w:rsidP="00F31F2B">
      <w:pPr>
        <w:pStyle w:val="NoSpacing"/>
        <w:numPr>
          <w:ilvl w:val="1"/>
          <w:numId w:val="35"/>
        </w:numPr>
        <w:spacing w:after="60"/>
        <w:ind w:left="1134" w:hanging="567"/>
      </w:pPr>
      <w:r w:rsidRPr="00257064">
        <w:t>CPS K9 and Kennels Expansion - NSC</w:t>
      </w:r>
      <w:r w:rsidR="00342EA9" w:rsidRPr="00257064">
        <w:t xml:space="preserve">, </w:t>
      </w:r>
    </w:p>
    <w:p w14:paraId="4E26C23D" w14:textId="3887C5D7" w:rsidR="0066134F" w:rsidRPr="00257064" w:rsidRDefault="0066134F" w:rsidP="00F31F2B">
      <w:pPr>
        <w:pStyle w:val="NoSpacing"/>
        <w:numPr>
          <w:ilvl w:val="1"/>
          <w:numId w:val="35"/>
        </w:numPr>
        <w:spacing w:after="60"/>
        <w:ind w:left="1134" w:hanging="567"/>
      </w:pPr>
      <w:r w:rsidRPr="00257064">
        <w:t>CPS Outdoor Gun Range - NSC</w:t>
      </w:r>
      <w:r w:rsidR="00342EA9" w:rsidRPr="00257064">
        <w:t xml:space="preserve">, </w:t>
      </w:r>
    </w:p>
    <w:p w14:paraId="3FF66EA2" w14:textId="4BBD9109" w:rsidR="0066134F" w:rsidRPr="00257064" w:rsidRDefault="0066134F" w:rsidP="00F31F2B">
      <w:pPr>
        <w:pStyle w:val="NoSpacing"/>
        <w:numPr>
          <w:ilvl w:val="1"/>
          <w:numId w:val="35"/>
        </w:numPr>
        <w:spacing w:after="60"/>
        <w:ind w:left="1134" w:hanging="567"/>
      </w:pPr>
      <w:r w:rsidRPr="00257064">
        <w:t>CPS Indoor Gun Range Upgrades - NSC</w:t>
      </w:r>
      <w:r w:rsidR="00342EA9" w:rsidRPr="00257064">
        <w:t xml:space="preserve">, </w:t>
      </w:r>
    </w:p>
    <w:p w14:paraId="6BFF19D6" w14:textId="4271EE7F" w:rsidR="0066134F" w:rsidRPr="00257064" w:rsidRDefault="0066134F" w:rsidP="00F31F2B">
      <w:pPr>
        <w:pStyle w:val="NoSpacing"/>
        <w:numPr>
          <w:ilvl w:val="1"/>
          <w:numId w:val="35"/>
        </w:numPr>
        <w:spacing w:after="60"/>
        <w:ind w:left="1134" w:hanging="567"/>
      </w:pPr>
      <w:r w:rsidRPr="00257064">
        <w:t xml:space="preserve">CPS Youthlink Interpretive Centre </w:t>
      </w:r>
      <w:r w:rsidR="00342EA9" w:rsidRPr="00257064">
        <w:t xml:space="preserve">, </w:t>
      </w:r>
    </w:p>
    <w:p w14:paraId="348F108B" w14:textId="27D74B04" w:rsidR="0066134F" w:rsidRPr="00257064" w:rsidRDefault="0066134F" w:rsidP="00F31F2B">
      <w:pPr>
        <w:pStyle w:val="NoSpacing"/>
        <w:numPr>
          <w:ilvl w:val="1"/>
          <w:numId w:val="35"/>
        </w:numPr>
        <w:spacing w:after="60"/>
        <w:ind w:left="1134" w:hanging="567"/>
      </w:pPr>
      <w:r w:rsidRPr="00257064">
        <w:t xml:space="preserve">CPS </w:t>
      </w:r>
      <w:r w:rsidR="00E330A1" w:rsidRPr="00257064">
        <w:t>Firearms</w:t>
      </w:r>
      <w:r w:rsidRPr="00257064">
        <w:t xml:space="preserve"> Laboratory</w:t>
      </w:r>
      <w:r w:rsidR="00342EA9" w:rsidRPr="00257064">
        <w:t xml:space="preserve">, </w:t>
      </w:r>
    </w:p>
    <w:p w14:paraId="6F7A6A40" w14:textId="096599DF" w:rsidR="0066134F" w:rsidRPr="00257064" w:rsidRDefault="0066134F" w:rsidP="00F31F2B">
      <w:pPr>
        <w:pStyle w:val="NoSpacing"/>
        <w:numPr>
          <w:ilvl w:val="1"/>
          <w:numId w:val="35"/>
        </w:numPr>
        <w:spacing w:after="60"/>
        <w:ind w:left="1134" w:hanging="567"/>
      </w:pPr>
      <w:r w:rsidRPr="00257064">
        <w:t>CPS District One Office (LEED</w:t>
      </w:r>
      <w:r w:rsidR="00E330A1" w:rsidRPr="00257064">
        <w:rPr>
          <w:rFonts w:cstheme="minorHAnsi"/>
          <w:vertAlign w:val="superscript"/>
        </w:rPr>
        <w:t>®</w:t>
      </w:r>
      <w:r w:rsidRPr="00257064">
        <w:t>)</w:t>
      </w:r>
      <w:r w:rsidR="00342EA9" w:rsidRPr="00257064">
        <w:t xml:space="preserve">, </w:t>
      </w:r>
    </w:p>
    <w:p w14:paraId="464B1D93" w14:textId="19CCA315" w:rsidR="0066134F" w:rsidRPr="00257064" w:rsidRDefault="0066134F" w:rsidP="00F31F2B">
      <w:pPr>
        <w:pStyle w:val="NoSpacing"/>
        <w:numPr>
          <w:ilvl w:val="1"/>
          <w:numId w:val="35"/>
        </w:numPr>
        <w:spacing w:after="60"/>
        <w:ind w:left="1134" w:hanging="567"/>
      </w:pPr>
      <w:r w:rsidRPr="00257064">
        <w:t>CPS Forensic Facility</w:t>
      </w:r>
      <w:r w:rsidR="00342EA9" w:rsidRPr="00257064">
        <w:t xml:space="preserve">, </w:t>
      </w:r>
    </w:p>
    <w:p w14:paraId="4ABA61D9" w14:textId="5A991067" w:rsidR="0066134F" w:rsidRDefault="0066134F" w:rsidP="00F31F2B">
      <w:pPr>
        <w:pStyle w:val="NoSpacing"/>
        <w:numPr>
          <w:ilvl w:val="1"/>
          <w:numId w:val="35"/>
        </w:numPr>
        <w:spacing w:after="60"/>
        <w:ind w:left="1134" w:hanging="567"/>
      </w:pPr>
      <w:r w:rsidRPr="00257064">
        <w:t>CPS Sunridge Office Generator Decommissioning</w:t>
      </w:r>
      <w:r w:rsidR="00342EA9" w:rsidRPr="00257064">
        <w:t xml:space="preserve">, </w:t>
      </w:r>
    </w:p>
    <w:p w14:paraId="3D5DB557" w14:textId="3DDC149F" w:rsidR="00B67345" w:rsidRPr="00257064" w:rsidRDefault="00B67345" w:rsidP="00F31F2B">
      <w:pPr>
        <w:pStyle w:val="NoSpacing"/>
        <w:numPr>
          <w:ilvl w:val="1"/>
          <w:numId w:val="35"/>
        </w:numPr>
        <w:spacing w:after="60"/>
        <w:ind w:left="1134" w:hanging="567"/>
      </w:pPr>
      <w:r>
        <w:t>CPS Disaster Recovery Data Centre</w:t>
      </w:r>
    </w:p>
    <w:p w14:paraId="6B48ACAD" w14:textId="3D172CF7" w:rsidR="0066134F" w:rsidRPr="00257064" w:rsidRDefault="0066134F" w:rsidP="00F31F2B">
      <w:pPr>
        <w:pStyle w:val="NoSpacing"/>
        <w:numPr>
          <w:ilvl w:val="1"/>
          <w:numId w:val="35"/>
        </w:numPr>
        <w:spacing w:after="60"/>
        <w:ind w:left="1134" w:hanging="567"/>
      </w:pPr>
      <w:r w:rsidRPr="00257064">
        <w:t>CPS NSC Site Distribution Master Plan</w:t>
      </w:r>
      <w:r w:rsidR="00342EA9" w:rsidRPr="00257064">
        <w:t xml:space="preserve">, </w:t>
      </w:r>
    </w:p>
    <w:p w14:paraId="5E1569CC" w14:textId="3D24C8A3" w:rsidR="0066134F" w:rsidRPr="00257064" w:rsidRDefault="0066134F" w:rsidP="00F31F2B">
      <w:pPr>
        <w:pStyle w:val="NoSpacing"/>
        <w:numPr>
          <w:ilvl w:val="1"/>
          <w:numId w:val="35"/>
        </w:numPr>
        <w:spacing w:after="60"/>
        <w:ind w:left="1134" w:hanging="567"/>
      </w:pPr>
      <w:r w:rsidRPr="00257064">
        <w:t>CPS Admin Building Generator Distribution Upgrade</w:t>
      </w:r>
      <w:r w:rsidR="00342EA9" w:rsidRPr="00257064">
        <w:t xml:space="preserve">, </w:t>
      </w:r>
    </w:p>
    <w:p w14:paraId="7688A82C" w14:textId="4731E4F0" w:rsidR="0066134F" w:rsidRPr="00257064" w:rsidRDefault="0066134F" w:rsidP="00F31F2B">
      <w:pPr>
        <w:pStyle w:val="NoSpacing"/>
        <w:numPr>
          <w:ilvl w:val="1"/>
          <w:numId w:val="35"/>
        </w:numPr>
        <w:spacing w:after="60"/>
        <w:ind w:left="1134" w:hanging="567"/>
      </w:pPr>
      <w:r w:rsidRPr="00257064">
        <w:t xml:space="preserve">CPS Sunridge Phase 2 &amp; Phase 3 Office </w:t>
      </w:r>
      <w:r w:rsidR="00342EA9" w:rsidRPr="00257064">
        <w:t xml:space="preserve">Renovation, </w:t>
      </w:r>
    </w:p>
    <w:p w14:paraId="73A8A3DB" w14:textId="6028AF37" w:rsidR="0066134F" w:rsidRPr="00257064" w:rsidRDefault="0066134F" w:rsidP="00F31F2B">
      <w:pPr>
        <w:pStyle w:val="NoSpacing"/>
        <w:numPr>
          <w:ilvl w:val="1"/>
          <w:numId w:val="35"/>
        </w:numPr>
        <w:spacing w:after="60"/>
        <w:ind w:left="1134" w:hanging="567"/>
      </w:pPr>
      <w:r w:rsidRPr="00257064">
        <w:t>CSP 5</w:t>
      </w:r>
      <w:r w:rsidRPr="00257064">
        <w:rPr>
          <w:vertAlign w:val="superscript"/>
        </w:rPr>
        <w:t>th</w:t>
      </w:r>
      <w:r w:rsidRPr="00257064">
        <w:t xml:space="preserve"> Floor Alberta Trade Center Office </w:t>
      </w:r>
      <w:r w:rsidR="00342EA9" w:rsidRPr="00257064">
        <w:t xml:space="preserve">Renovation, </w:t>
      </w:r>
      <w:r w:rsidRPr="00257064">
        <w:t xml:space="preserve"> </w:t>
      </w:r>
    </w:p>
    <w:p w14:paraId="27A2FCC6" w14:textId="13D6BDA1" w:rsidR="0066134F" w:rsidRPr="00257064" w:rsidRDefault="0066134F" w:rsidP="00F31F2B">
      <w:pPr>
        <w:pStyle w:val="NoSpacing"/>
        <w:numPr>
          <w:ilvl w:val="1"/>
          <w:numId w:val="35"/>
        </w:numPr>
        <w:spacing w:after="60"/>
        <w:ind w:left="1134" w:hanging="567"/>
      </w:pPr>
      <w:r w:rsidRPr="00257064">
        <w:t xml:space="preserve">CPS </w:t>
      </w:r>
      <w:r w:rsidR="00D35404" w:rsidRPr="00257064">
        <w:t>Downtown</w:t>
      </w:r>
      <w:r w:rsidRPr="00257064">
        <w:t xml:space="preserve"> Beat Office </w:t>
      </w:r>
      <w:r w:rsidR="00342EA9" w:rsidRPr="00257064">
        <w:t xml:space="preserve">Renovation, </w:t>
      </w:r>
    </w:p>
    <w:p w14:paraId="32C80748" w14:textId="30358B80" w:rsidR="0066134F" w:rsidRPr="00257064" w:rsidRDefault="0066134F" w:rsidP="00F31F2B">
      <w:pPr>
        <w:pStyle w:val="NoSpacing"/>
        <w:numPr>
          <w:ilvl w:val="1"/>
          <w:numId w:val="35"/>
        </w:numPr>
        <w:spacing w:after="60"/>
        <w:ind w:left="1134" w:hanging="567"/>
      </w:pPr>
      <w:r w:rsidRPr="00257064">
        <w:t>CPS Fleet Services Car Wash</w:t>
      </w:r>
      <w:r w:rsidR="00342EA9" w:rsidRPr="00257064">
        <w:t xml:space="preserve">, </w:t>
      </w:r>
    </w:p>
    <w:p w14:paraId="3ECC1658" w14:textId="11358851" w:rsidR="0066134F" w:rsidRPr="00257064" w:rsidRDefault="0066134F" w:rsidP="00F31F2B">
      <w:pPr>
        <w:pStyle w:val="NoSpacing"/>
        <w:numPr>
          <w:ilvl w:val="1"/>
          <w:numId w:val="35"/>
        </w:numPr>
        <w:spacing w:after="60"/>
        <w:ind w:left="1134" w:hanging="567"/>
      </w:pPr>
      <w:r w:rsidRPr="00257064">
        <w:t>CPS Calgary Police Service Auditorium</w:t>
      </w:r>
      <w:r w:rsidR="00342EA9" w:rsidRPr="00257064">
        <w:t xml:space="preserve">, </w:t>
      </w:r>
    </w:p>
    <w:p w14:paraId="368208DC" w14:textId="4DBB4498" w:rsidR="0066134F" w:rsidRPr="00257064" w:rsidRDefault="0066134F" w:rsidP="00F31F2B">
      <w:pPr>
        <w:pStyle w:val="NoSpacing"/>
        <w:numPr>
          <w:ilvl w:val="1"/>
          <w:numId w:val="35"/>
        </w:numPr>
        <w:spacing w:after="60"/>
        <w:ind w:left="1134" w:hanging="567"/>
      </w:pPr>
      <w:r w:rsidRPr="00257064">
        <w:t>CPS Cadet &amp; East Building Renovation</w:t>
      </w:r>
      <w:r w:rsidR="00342EA9" w:rsidRPr="00257064">
        <w:t xml:space="preserve">, </w:t>
      </w:r>
    </w:p>
    <w:p w14:paraId="359AA010" w14:textId="24436BC3" w:rsidR="0066134F" w:rsidRPr="00257064" w:rsidRDefault="0066134F" w:rsidP="00F31F2B">
      <w:pPr>
        <w:pStyle w:val="NoSpacing"/>
        <w:numPr>
          <w:ilvl w:val="1"/>
          <w:numId w:val="35"/>
        </w:numPr>
        <w:spacing w:after="60"/>
        <w:ind w:left="1134" w:hanging="567"/>
      </w:pPr>
      <w:r w:rsidRPr="00257064">
        <w:t>CPS Stables, Mounted Division</w:t>
      </w:r>
      <w:r w:rsidR="00342EA9" w:rsidRPr="00257064">
        <w:t xml:space="preserve">, </w:t>
      </w:r>
    </w:p>
    <w:p w14:paraId="07FB4BE0" w14:textId="4989EAEF" w:rsidR="0066134F" w:rsidRPr="00257064" w:rsidRDefault="0066134F" w:rsidP="00F31F2B">
      <w:pPr>
        <w:pStyle w:val="NoSpacing"/>
        <w:numPr>
          <w:ilvl w:val="1"/>
          <w:numId w:val="35"/>
        </w:numPr>
        <w:spacing w:after="60"/>
        <w:ind w:left="1134" w:hanging="567"/>
      </w:pPr>
      <w:r w:rsidRPr="00257064">
        <w:t>CPS Walk In Evidence Freezer Renovation</w:t>
      </w:r>
      <w:r w:rsidR="00342EA9" w:rsidRPr="00257064">
        <w:t xml:space="preserve">, </w:t>
      </w:r>
    </w:p>
    <w:p w14:paraId="4E9A7D7B" w14:textId="4B06BD86" w:rsidR="0066134F" w:rsidRPr="00257064" w:rsidRDefault="0066134F" w:rsidP="00F31F2B">
      <w:pPr>
        <w:pStyle w:val="NoSpacing"/>
        <w:numPr>
          <w:ilvl w:val="1"/>
          <w:numId w:val="35"/>
        </w:numPr>
        <w:spacing w:after="60"/>
        <w:ind w:left="1134" w:hanging="567"/>
      </w:pPr>
      <w:r w:rsidRPr="00257064">
        <w:t>CPS Ballistic Trailer</w:t>
      </w:r>
      <w:r w:rsidR="00342EA9" w:rsidRPr="00257064">
        <w:t xml:space="preserve">, </w:t>
      </w:r>
    </w:p>
    <w:p w14:paraId="02EB4487" w14:textId="77777777" w:rsidR="00E3483F" w:rsidRDefault="00E3483F" w:rsidP="00E3483F">
      <w:pPr>
        <w:pStyle w:val="ListParagraph"/>
        <w:numPr>
          <w:ilvl w:val="0"/>
          <w:numId w:val="35"/>
        </w:numPr>
        <w:spacing w:after="0"/>
        <w:ind w:left="567" w:hanging="567"/>
      </w:pPr>
      <w:r w:rsidRPr="00E3483F">
        <w:t>Whitehorn Multiservice Building Infrastructure Upgrade</w:t>
      </w:r>
    </w:p>
    <w:p w14:paraId="16B0A91E" w14:textId="77777777" w:rsidR="00E3483F" w:rsidRDefault="00E3483F" w:rsidP="00E3483F">
      <w:pPr>
        <w:pStyle w:val="ListParagraph"/>
        <w:numPr>
          <w:ilvl w:val="0"/>
          <w:numId w:val="0"/>
        </w:numPr>
        <w:spacing w:after="60"/>
        <w:ind w:left="567"/>
      </w:pPr>
      <w:r w:rsidRPr="00E3483F">
        <w:t>Role on Project: Principal-In-Charge</w:t>
      </w:r>
    </w:p>
    <w:p w14:paraId="79011F24" w14:textId="18651CB2" w:rsidR="0084408B" w:rsidRPr="00257064" w:rsidRDefault="00D2451F" w:rsidP="0066134F">
      <w:pPr>
        <w:pStyle w:val="NoSpacing"/>
        <w:numPr>
          <w:ilvl w:val="0"/>
          <w:numId w:val="35"/>
        </w:numPr>
        <w:spacing w:after="60"/>
        <w:ind w:left="567" w:hanging="567"/>
      </w:pPr>
      <w:r w:rsidRPr="00257064">
        <w:t xml:space="preserve">Court of Appeal of Alberta – Development and Renovations, </w:t>
      </w:r>
      <w:r w:rsidR="0084408B" w:rsidRPr="00257064">
        <w:t>Calgary</w:t>
      </w:r>
      <w:r w:rsidRPr="00257064">
        <w:t xml:space="preserve">, AB, </w:t>
      </w:r>
      <w:r w:rsidRPr="00257064">
        <w:br/>
        <w:t>Role on Project: Principal-In-Charge</w:t>
      </w:r>
    </w:p>
    <w:p w14:paraId="17CCBEDD" w14:textId="3C44B1C0" w:rsidR="0066134F" w:rsidRPr="00257064" w:rsidRDefault="0066134F" w:rsidP="0066134F">
      <w:pPr>
        <w:pStyle w:val="NoSpacing"/>
        <w:numPr>
          <w:ilvl w:val="0"/>
          <w:numId w:val="35"/>
        </w:numPr>
        <w:spacing w:after="60"/>
        <w:ind w:left="567" w:hanging="567"/>
      </w:pPr>
      <w:r w:rsidRPr="00257064">
        <w:t>Saskatoon Police Headquarters, Saskatoon, SK</w:t>
      </w:r>
      <w:r w:rsidR="00D2451F" w:rsidRPr="00257064">
        <w:t xml:space="preserve">, </w:t>
      </w:r>
      <w:r w:rsidR="00D2451F" w:rsidRPr="00257064">
        <w:br/>
        <w:t>Role on Project: Principal-In-Charge</w:t>
      </w:r>
    </w:p>
    <w:p w14:paraId="7F47FAD7" w14:textId="3FA5889B" w:rsidR="00686973" w:rsidRPr="00257064" w:rsidRDefault="0066134F" w:rsidP="00686973">
      <w:pPr>
        <w:pStyle w:val="NoSpacing"/>
        <w:numPr>
          <w:ilvl w:val="0"/>
          <w:numId w:val="35"/>
        </w:numPr>
        <w:spacing w:after="60"/>
        <w:ind w:left="540" w:hanging="540"/>
      </w:pPr>
      <w:bookmarkStart w:id="1" w:name="_Hlk188535162"/>
      <w:r w:rsidRPr="00257064">
        <w:t>Royal Canadian Mounted Police (RCMP), Various Locations, AB and SK</w:t>
      </w:r>
    </w:p>
    <w:p w14:paraId="628B7D9F" w14:textId="3263E88B" w:rsidR="0066134F" w:rsidRPr="00257064" w:rsidRDefault="0066134F" w:rsidP="0066134F">
      <w:pPr>
        <w:pStyle w:val="NoSpacing"/>
        <w:numPr>
          <w:ilvl w:val="1"/>
          <w:numId w:val="35"/>
        </w:numPr>
        <w:spacing w:after="60"/>
        <w:ind w:left="1276" w:hanging="567"/>
      </w:pPr>
      <w:r w:rsidRPr="00257064">
        <w:lastRenderedPageBreak/>
        <w:t>Parkland County (Spruce Grove &amp; Stony Plain) Protective Services Building, Spruce Grove, AB</w:t>
      </w:r>
      <w:r w:rsidR="00342EA9" w:rsidRPr="00257064">
        <w:t xml:space="preserve">, </w:t>
      </w:r>
      <w:r w:rsidR="00686973" w:rsidRPr="00257064">
        <w:br/>
        <w:t>Role on Project: Peer Review</w:t>
      </w:r>
    </w:p>
    <w:p w14:paraId="1C5F2750" w14:textId="3DDCF583" w:rsidR="0066134F" w:rsidRPr="00257064" w:rsidRDefault="0066134F" w:rsidP="0066134F">
      <w:pPr>
        <w:pStyle w:val="NoSpacing"/>
        <w:numPr>
          <w:ilvl w:val="1"/>
          <w:numId w:val="35"/>
        </w:numPr>
        <w:spacing w:after="60"/>
        <w:ind w:left="1276" w:hanging="567"/>
      </w:pPr>
      <w:r w:rsidRPr="00257064">
        <w:t>Protective Services Facility, Cochrane, BC</w:t>
      </w:r>
      <w:r w:rsidR="00342EA9" w:rsidRPr="00257064">
        <w:t xml:space="preserve">, </w:t>
      </w:r>
      <w:r w:rsidR="00686973" w:rsidRPr="00257064">
        <w:br/>
        <w:t>Role on Project: Peer Review</w:t>
      </w:r>
    </w:p>
    <w:p w14:paraId="0973E6C8" w14:textId="60C37456" w:rsidR="0066134F" w:rsidRPr="00257064" w:rsidRDefault="0066134F" w:rsidP="0066134F">
      <w:pPr>
        <w:pStyle w:val="NoSpacing"/>
        <w:numPr>
          <w:ilvl w:val="1"/>
          <w:numId w:val="35"/>
        </w:numPr>
        <w:spacing w:after="60"/>
        <w:ind w:left="1276" w:hanging="567"/>
      </w:pPr>
      <w:r w:rsidRPr="00257064">
        <w:t>Protective Services Building Reno / Expansion, Leduc, AB</w:t>
      </w:r>
      <w:r w:rsidR="00342EA9" w:rsidRPr="00257064">
        <w:t xml:space="preserve">, </w:t>
      </w:r>
      <w:r w:rsidR="00686973" w:rsidRPr="00257064">
        <w:br/>
        <w:t>Role on Project: Peer Review</w:t>
      </w:r>
    </w:p>
    <w:p w14:paraId="3E693B68" w14:textId="4552E79A" w:rsidR="0066134F" w:rsidRPr="00257064" w:rsidRDefault="0066134F" w:rsidP="0066134F">
      <w:pPr>
        <w:pStyle w:val="NoSpacing"/>
        <w:numPr>
          <w:ilvl w:val="1"/>
          <w:numId w:val="35"/>
        </w:numPr>
        <w:spacing w:after="60"/>
        <w:ind w:left="1276" w:hanging="567"/>
      </w:pPr>
      <w:r w:rsidRPr="00257064">
        <w:t>RCMP Regina Training Center, Regina, SK</w:t>
      </w:r>
      <w:r w:rsidR="00342EA9" w:rsidRPr="00257064">
        <w:t xml:space="preserve">, </w:t>
      </w:r>
      <w:r w:rsidR="00686973" w:rsidRPr="00257064">
        <w:br/>
        <w:t>Role on Project: Peer Review</w:t>
      </w:r>
    </w:p>
    <w:bookmarkEnd w:id="1"/>
    <w:p w14:paraId="6618D9D3" w14:textId="54687E4E" w:rsidR="0066134F" w:rsidRPr="00257064" w:rsidRDefault="0066134F" w:rsidP="0066134F">
      <w:pPr>
        <w:pStyle w:val="NoSpacing"/>
        <w:numPr>
          <w:ilvl w:val="0"/>
          <w:numId w:val="35"/>
        </w:numPr>
        <w:spacing w:after="60"/>
        <w:ind w:left="567" w:hanging="567"/>
      </w:pPr>
      <w:r w:rsidRPr="00257064">
        <w:t>Calgary Young Offenders Center ESS Upgrade, Calgary, AB</w:t>
      </w:r>
      <w:r w:rsidR="00342EA9" w:rsidRPr="00257064">
        <w:t xml:space="preserve">, </w:t>
      </w:r>
      <w:r w:rsidR="00686973" w:rsidRPr="00257064">
        <w:br/>
      </w:r>
      <w:r w:rsidR="00952453" w:rsidRPr="00257064">
        <w:t xml:space="preserve">Role on Project: </w:t>
      </w:r>
      <w:r w:rsidR="003F358D" w:rsidRPr="00257064">
        <w:t>Principal-In-Charge</w:t>
      </w:r>
    </w:p>
    <w:p w14:paraId="626953B5" w14:textId="47C260CF" w:rsidR="0066134F" w:rsidRPr="00257064" w:rsidRDefault="0066134F" w:rsidP="0066134F">
      <w:pPr>
        <w:pStyle w:val="NoSpacing"/>
        <w:numPr>
          <w:ilvl w:val="0"/>
          <w:numId w:val="35"/>
        </w:numPr>
        <w:spacing w:after="60"/>
        <w:ind w:left="567" w:hanging="567"/>
      </w:pPr>
      <w:r w:rsidRPr="00257064">
        <w:t>Calgary Remand Center ESS Upgrade, Calgary, AB</w:t>
      </w:r>
      <w:r w:rsidR="00342EA9" w:rsidRPr="00257064">
        <w:t xml:space="preserve">, </w:t>
      </w:r>
      <w:r w:rsidR="00686973" w:rsidRPr="00257064">
        <w:br/>
      </w:r>
      <w:r w:rsidR="00952453" w:rsidRPr="00257064">
        <w:t xml:space="preserve">Role on Project: </w:t>
      </w:r>
      <w:r w:rsidR="003F358D" w:rsidRPr="00257064">
        <w:t>Principal-In-Charge</w:t>
      </w:r>
    </w:p>
    <w:p w14:paraId="7DBD41B5" w14:textId="0708C350" w:rsidR="0066134F" w:rsidRPr="00257064" w:rsidRDefault="0066134F" w:rsidP="0066134F">
      <w:pPr>
        <w:pStyle w:val="NoSpacing"/>
        <w:numPr>
          <w:ilvl w:val="0"/>
          <w:numId w:val="35"/>
        </w:numPr>
        <w:spacing w:after="60"/>
        <w:ind w:left="567" w:hanging="567"/>
      </w:pPr>
      <w:r w:rsidRPr="00257064">
        <w:t>Calgary Correctional Center ESS Upgrade, Calgary, AB</w:t>
      </w:r>
      <w:r w:rsidR="00342EA9" w:rsidRPr="00257064">
        <w:t xml:space="preserve">, </w:t>
      </w:r>
      <w:r w:rsidR="00686973" w:rsidRPr="00257064">
        <w:br/>
      </w:r>
      <w:r w:rsidR="00952453" w:rsidRPr="00257064">
        <w:t xml:space="preserve">Role on Project: </w:t>
      </w:r>
      <w:r w:rsidR="003F358D" w:rsidRPr="00257064">
        <w:t>Principal-In-Charge</w:t>
      </w:r>
    </w:p>
    <w:p w14:paraId="608EBFBA" w14:textId="76398CEE" w:rsidR="0066134F" w:rsidRPr="00257064" w:rsidRDefault="0066134F" w:rsidP="0066134F">
      <w:pPr>
        <w:pStyle w:val="NoSpacing"/>
        <w:numPr>
          <w:ilvl w:val="0"/>
          <w:numId w:val="35"/>
        </w:numPr>
        <w:spacing w:after="60"/>
        <w:ind w:left="567" w:hanging="567"/>
      </w:pPr>
      <w:r w:rsidRPr="00257064">
        <w:t>Southern Alberta Forensic Psychiatry Center, Calgary, AB</w:t>
      </w:r>
      <w:r w:rsidR="00342EA9" w:rsidRPr="00257064">
        <w:t xml:space="preserve">, </w:t>
      </w:r>
      <w:r w:rsidR="00686973" w:rsidRPr="00257064">
        <w:br/>
      </w:r>
      <w:r w:rsidR="00952453" w:rsidRPr="00257064">
        <w:t xml:space="preserve">Role on Project: </w:t>
      </w:r>
      <w:r w:rsidR="003F358D" w:rsidRPr="00257064">
        <w:t>Principal-In-Charge</w:t>
      </w:r>
    </w:p>
    <w:p w14:paraId="5F5E2FE4" w14:textId="18E0817F" w:rsidR="0066134F" w:rsidRPr="00257064" w:rsidRDefault="0066134F" w:rsidP="0066134F">
      <w:pPr>
        <w:pStyle w:val="NoSpacing"/>
        <w:numPr>
          <w:ilvl w:val="0"/>
          <w:numId w:val="35"/>
        </w:numPr>
        <w:spacing w:after="60"/>
        <w:ind w:left="567" w:hanging="567"/>
      </w:pPr>
      <w:r w:rsidRPr="00257064">
        <w:t>City of Calgary Fire Department (CFD), Upgrades and Fire Alarm Verification Inspections, Feasibility Analysis and Master Plan Studies</w:t>
      </w:r>
      <w:r w:rsidR="00686973" w:rsidRPr="00257064">
        <w:t xml:space="preserve">, </w:t>
      </w:r>
      <w:r w:rsidRPr="00257064">
        <w:t>Various Locations, Calgary, AB</w:t>
      </w:r>
      <w:r w:rsidR="004B6113" w:rsidRPr="00257064">
        <w:t>, s (</w:t>
      </w:r>
      <w:r w:rsidR="00D35404" w:rsidRPr="00257064">
        <w:t>i.e.,</w:t>
      </w:r>
      <w:r w:rsidR="004B6113" w:rsidRPr="00257064">
        <w:t xml:space="preserve"> 2018-2024)</w:t>
      </w:r>
      <w:r w:rsidR="008716A1" w:rsidRPr="00257064">
        <w:br/>
      </w:r>
      <w:r w:rsidR="00A37C02" w:rsidRPr="00257064">
        <w:t xml:space="preserve">Role on Project: </w:t>
      </w:r>
      <w:r w:rsidR="003F358D" w:rsidRPr="00257064">
        <w:t>Principal-In-Charge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0"/>
        <w:gridCol w:w="5269"/>
      </w:tblGrid>
      <w:tr w:rsidR="004A422B" w:rsidRPr="00257064" w14:paraId="25BD4D98" w14:textId="77777777" w:rsidTr="004A422B">
        <w:tc>
          <w:tcPr>
            <w:tcW w:w="5548" w:type="dxa"/>
          </w:tcPr>
          <w:p w14:paraId="3492F695" w14:textId="77777777" w:rsidR="004A422B" w:rsidRPr="00257064" w:rsidRDefault="004A422B" w:rsidP="004A422B">
            <w:pPr>
              <w:pStyle w:val="NoSpacing"/>
              <w:numPr>
                <w:ilvl w:val="1"/>
                <w:numId w:val="35"/>
              </w:numPr>
              <w:ind w:left="458" w:hanging="567"/>
            </w:pPr>
            <w:r w:rsidRPr="00257064">
              <w:t>CFD Fire Station #1 - Downtown</w:t>
            </w:r>
          </w:p>
          <w:p w14:paraId="050A77F7" w14:textId="77777777" w:rsidR="004A422B" w:rsidRPr="00257064" w:rsidRDefault="004A422B" w:rsidP="004A422B">
            <w:pPr>
              <w:pStyle w:val="NoSpacing"/>
              <w:numPr>
                <w:ilvl w:val="1"/>
                <w:numId w:val="35"/>
              </w:numPr>
              <w:ind w:left="458" w:hanging="567"/>
            </w:pPr>
            <w:r w:rsidRPr="00257064">
              <w:t>CFD Fire Station #2 - Beltline</w:t>
            </w:r>
          </w:p>
          <w:p w14:paraId="7DA8FD4B" w14:textId="77777777" w:rsidR="004A422B" w:rsidRPr="00257064" w:rsidRDefault="004A422B" w:rsidP="004A422B">
            <w:pPr>
              <w:pStyle w:val="NoSpacing"/>
              <w:numPr>
                <w:ilvl w:val="1"/>
                <w:numId w:val="35"/>
              </w:numPr>
              <w:ind w:left="458" w:hanging="567"/>
            </w:pPr>
            <w:r w:rsidRPr="00257064">
              <w:t>CFD Fire Station #4 – Vista Heights</w:t>
            </w:r>
          </w:p>
          <w:p w14:paraId="570A19C9" w14:textId="77777777" w:rsidR="004A422B" w:rsidRPr="00257064" w:rsidRDefault="004A422B" w:rsidP="004A422B">
            <w:pPr>
              <w:pStyle w:val="NoSpacing"/>
              <w:numPr>
                <w:ilvl w:val="1"/>
                <w:numId w:val="35"/>
              </w:numPr>
              <w:ind w:left="458" w:hanging="567"/>
            </w:pPr>
            <w:r w:rsidRPr="00257064">
              <w:t>CFD Fire Station #7 – Mount Pleasant</w:t>
            </w:r>
          </w:p>
          <w:p w14:paraId="398C1175" w14:textId="77777777" w:rsidR="004A422B" w:rsidRPr="00257064" w:rsidRDefault="004A422B" w:rsidP="004A422B">
            <w:pPr>
              <w:pStyle w:val="NoSpacing"/>
              <w:numPr>
                <w:ilvl w:val="1"/>
                <w:numId w:val="35"/>
              </w:numPr>
              <w:ind w:left="458" w:hanging="567"/>
            </w:pPr>
            <w:r w:rsidRPr="00257064">
              <w:t>CFD Fire Station #8 – Rosscarrock</w:t>
            </w:r>
          </w:p>
          <w:p w14:paraId="4D867C63" w14:textId="77777777" w:rsidR="004A422B" w:rsidRPr="00257064" w:rsidRDefault="004A422B" w:rsidP="004A422B">
            <w:pPr>
              <w:pStyle w:val="NoSpacing"/>
              <w:numPr>
                <w:ilvl w:val="1"/>
                <w:numId w:val="35"/>
              </w:numPr>
              <w:ind w:left="458" w:hanging="567"/>
            </w:pPr>
            <w:r w:rsidRPr="00257064">
              <w:t>CFD Fire Station #9 – Ogden</w:t>
            </w:r>
          </w:p>
          <w:p w14:paraId="3B5EB55C" w14:textId="77777777" w:rsidR="004A422B" w:rsidRPr="00257064" w:rsidRDefault="004A422B" w:rsidP="004A422B">
            <w:pPr>
              <w:pStyle w:val="NoSpacing"/>
              <w:numPr>
                <w:ilvl w:val="1"/>
                <w:numId w:val="35"/>
              </w:numPr>
              <w:ind w:left="458" w:hanging="567"/>
            </w:pPr>
            <w:r w:rsidRPr="00257064">
              <w:t>CFD Fire Station #10 – Briar Hill</w:t>
            </w:r>
          </w:p>
          <w:p w14:paraId="3B606AA1" w14:textId="77777777" w:rsidR="004A422B" w:rsidRPr="00257064" w:rsidRDefault="004A422B" w:rsidP="004A422B">
            <w:pPr>
              <w:pStyle w:val="NoSpacing"/>
              <w:numPr>
                <w:ilvl w:val="1"/>
                <w:numId w:val="35"/>
              </w:numPr>
              <w:ind w:left="458" w:hanging="567"/>
            </w:pPr>
            <w:r w:rsidRPr="00257064">
              <w:t>CFD Fire Station #12 – Forest Heights</w:t>
            </w:r>
          </w:p>
          <w:p w14:paraId="7CE78504" w14:textId="77777777" w:rsidR="004A422B" w:rsidRPr="00257064" w:rsidRDefault="004A422B" w:rsidP="004A422B">
            <w:pPr>
              <w:pStyle w:val="NoSpacing"/>
              <w:numPr>
                <w:ilvl w:val="1"/>
                <w:numId w:val="35"/>
              </w:numPr>
              <w:ind w:left="458" w:hanging="567"/>
            </w:pPr>
            <w:r w:rsidRPr="00257064">
              <w:t>CFD Fire Station #14 – Horton Road</w:t>
            </w:r>
          </w:p>
          <w:p w14:paraId="58E6E52F" w14:textId="77777777" w:rsidR="004A422B" w:rsidRPr="00257064" w:rsidRDefault="004A422B" w:rsidP="004A422B">
            <w:pPr>
              <w:pStyle w:val="NoSpacing"/>
              <w:numPr>
                <w:ilvl w:val="1"/>
                <w:numId w:val="35"/>
              </w:numPr>
              <w:ind w:left="458" w:hanging="567"/>
            </w:pPr>
            <w:r w:rsidRPr="00257064">
              <w:t>CFD Fire Station #15 – Bowness</w:t>
            </w:r>
          </w:p>
          <w:p w14:paraId="2CF32A4C" w14:textId="77777777" w:rsidR="004A422B" w:rsidRPr="00257064" w:rsidRDefault="004A422B" w:rsidP="004A422B">
            <w:pPr>
              <w:pStyle w:val="NoSpacing"/>
              <w:numPr>
                <w:ilvl w:val="1"/>
                <w:numId w:val="35"/>
              </w:numPr>
              <w:ind w:left="458" w:hanging="567"/>
            </w:pPr>
            <w:r w:rsidRPr="00257064">
              <w:t>CFD Fire Station #17 – Varsity Heights</w:t>
            </w:r>
          </w:p>
          <w:p w14:paraId="07AA6082" w14:textId="77777777" w:rsidR="004A422B" w:rsidRPr="00257064" w:rsidRDefault="004A422B" w:rsidP="004A422B">
            <w:pPr>
              <w:pStyle w:val="NoSpacing"/>
              <w:numPr>
                <w:ilvl w:val="1"/>
                <w:numId w:val="35"/>
              </w:numPr>
              <w:ind w:left="458" w:hanging="567"/>
            </w:pPr>
            <w:r w:rsidRPr="00257064">
              <w:t>CFD Fire Station #18 – Huntington Hills</w:t>
            </w:r>
          </w:p>
          <w:p w14:paraId="2E4505DD" w14:textId="77777777" w:rsidR="004A422B" w:rsidRPr="00257064" w:rsidRDefault="004A422B" w:rsidP="004A422B">
            <w:pPr>
              <w:pStyle w:val="NoSpacing"/>
              <w:numPr>
                <w:ilvl w:val="1"/>
                <w:numId w:val="35"/>
              </w:numPr>
              <w:ind w:left="458" w:hanging="567"/>
            </w:pPr>
            <w:r w:rsidRPr="00257064">
              <w:t>CFD Fire Station #19 – Parkland</w:t>
            </w:r>
          </w:p>
          <w:p w14:paraId="0840D424" w14:textId="22C56259" w:rsidR="004A422B" w:rsidRPr="00257064" w:rsidRDefault="004A422B" w:rsidP="004A422B">
            <w:pPr>
              <w:pStyle w:val="NoSpacing"/>
              <w:numPr>
                <w:ilvl w:val="1"/>
                <w:numId w:val="35"/>
              </w:numPr>
              <w:ind w:left="458" w:hanging="567"/>
            </w:pPr>
            <w:r w:rsidRPr="00257064">
              <w:t>CFD Fire Station #20 – Lincoln Park</w:t>
            </w:r>
          </w:p>
        </w:tc>
        <w:tc>
          <w:tcPr>
            <w:tcW w:w="5548" w:type="dxa"/>
          </w:tcPr>
          <w:p w14:paraId="13FA1CE4" w14:textId="77777777" w:rsidR="004A422B" w:rsidRPr="00257064" w:rsidRDefault="004A422B" w:rsidP="004A422B">
            <w:pPr>
              <w:pStyle w:val="NoSpacing"/>
              <w:numPr>
                <w:ilvl w:val="1"/>
                <w:numId w:val="35"/>
              </w:numPr>
              <w:ind w:left="598" w:hanging="567"/>
            </w:pPr>
            <w:r w:rsidRPr="00257064">
              <w:t>CFD Fire Station #21 – Silver Springs</w:t>
            </w:r>
          </w:p>
          <w:p w14:paraId="7D3321FA" w14:textId="77777777" w:rsidR="004A422B" w:rsidRPr="00257064" w:rsidRDefault="004A422B" w:rsidP="004A422B">
            <w:pPr>
              <w:pStyle w:val="NoSpacing"/>
              <w:numPr>
                <w:ilvl w:val="1"/>
                <w:numId w:val="35"/>
              </w:numPr>
              <w:ind w:left="598" w:hanging="567"/>
            </w:pPr>
            <w:r w:rsidRPr="00257064">
              <w:t>CFD Fire Station #22 – Temple</w:t>
            </w:r>
          </w:p>
          <w:p w14:paraId="2DAB7B24" w14:textId="77777777" w:rsidR="004A422B" w:rsidRPr="00257064" w:rsidRDefault="004A422B" w:rsidP="004A422B">
            <w:pPr>
              <w:pStyle w:val="NoSpacing"/>
              <w:numPr>
                <w:ilvl w:val="1"/>
                <w:numId w:val="35"/>
              </w:numPr>
              <w:ind w:left="598" w:hanging="567"/>
            </w:pPr>
            <w:r w:rsidRPr="00257064">
              <w:t>CFD Fire Station #23 – Southview</w:t>
            </w:r>
          </w:p>
          <w:p w14:paraId="269FEFB8" w14:textId="77777777" w:rsidR="004A422B" w:rsidRPr="00257064" w:rsidRDefault="004A422B" w:rsidP="004A422B">
            <w:pPr>
              <w:pStyle w:val="NoSpacing"/>
              <w:numPr>
                <w:ilvl w:val="1"/>
                <w:numId w:val="35"/>
              </w:numPr>
              <w:ind w:left="598" w:hanging="567"/>
            </w:pPr>
            <w:r w:rsidRPr="00257064">
              <w:t>CFD Fire Station #24 – Cedarbrae</w:t>
            </w:r>
          </w:p>
          <w:p w14:paraId="60BC1EF0" w14:textId="77777777" w:rsidR="004A422B" w:rsidRPr="00257064" w:rsidRDefault="004A422B" w:rsidP="004A422B">
            <w:pPr>
              <w:pStyle w:val="NoSpacing"/>
              <w:numPr>
                <w:ilvl w:val="1"/>
                <w:numId w:val="35"/>
              </w:numPr>
              <w:ind w:left="598" w:hanging="567"/>
            </w:pPr>
            <w:r w:rsidRPr="00257064">
              <w:t>CFD Fire Station #25 – Foothills</w:t>
            </w:r>
          </w:p>
          <w:p w14:paraId="2BFBC6C3" w14:textId="77777777" w:rsidR="004A422B" w:rsidRPr="00257064" w:rsidRDefault="004A422B" w:rsidP="004A422B">
            <w:pPr>
              <w:pStyle w:val="NoSpacing"/>
              <w:numPr>
                <w:ilvl w:val="1"/>
                <w:numId w:val="35"/>
              </w:numPr>
              <w:ind w:left="598" w:hanging="567"/>
            </w:pPr>
            <w:r w:rsidRPr="00257064">
              <w:t>CFD Fire Station #26 – Midnapore</w:t>
            </w:r>
          </w:p>
          <w:p w14:paraId="7504FE0E" w14:textId="77777777" w:rsidR="004A422B" w:rsidRPr="00257064" w:rsidRDefault="004A422B" w:rsidP="004A422B">
            <w:pPr>
              <w:pStyle w:val="NoSpacing"/>
              <w:numPr>
                <w:ilvl w:val="1"/>
                <w:numId w:val="35"/>
              </w:numPr>
              <w:ind w:left="598" w:hanging="567"/>
            </w:pPr>
            <w:r w:rsidRPr="00257064">
              <w:t>CFD Fire Station #28 – Edgemont</w:t>
            </w:r>
          </w:p>
          <w:p w14:paraId="5B934968" w14:textId="77777777" w:rsidR="004A422B" w:rsidRPr="00257064" w:rsidRDefault="004A422B" w:rsidP="004A422B">
            <w:pPr>
              <w:pStyle w:val="NoSpacing"/>
              <w:numPr>
                <w:ilvl w:val="1"/>
                <w:numId w:val="35"/>
              </w:numPr>
              <w:ind w:left="598" w:hanging="567"/>
            </w:pPr>
            <w:r w:rsidRPr="00257064">
              <w:t>CFD Fire Station #29 – Coach Hill</w:t>
            </w:r>
          </w:p>
          <w:p w14:paraId="3C741165" w14:textId="77777777" w:rsidR="004A422B" w:rsidRPr="00257064" w:rsidRDefault="004A422B" w:rsidP="004A422B">
            <w:pPr>
              <w:pStyle w:val="NoSpacing"/>
              <w:numPr>
                <w:ilvl w:val="1"/>
                <w:numId w:val="35"/>
              </w:numPr>
              <w:ind w:left="598" w:hanging="567"/>
            </w:pPr>
            <w:r w:rsidRPr="00257064">
              <w:t>CFD Fire Station #30 – Mackenzie Towne</w:t>
            </w:r>
          </w:p>
          <w:p w14:paraId="4BCC17C6" w14:textId="77777777" w:rsidR="004A422B" w:rsidRPr="00257064" w:rsidRDefault="004A422B" w:rsidP="004A422B">
            <w:pPr>
              <w:pStyle w:val="NoSpacing"/>
              <w:numPr>
                <w:ilvl w:val="1"/>
                <w:numId w:val="35"/>
              </w:numPr>
              <w:ind w:left="598" w:hanging="567"/>
            </w:pPr>
            <w:r w:rsidRPr="00257064">
              <w:t>CFD Fire Station #33 – Signal Hill</w:t>
            </w:r>
          </w:p>
          <w:p w14:paraId="6FB8D6BA" w14:textId="77777777" w:rsidR="004A422B" w:rsidRPr="00257064" w:rsidRDefault="004A422B" w:rsidP="004A422B">
            <w:pPr>
              <w:pStyle w:val="NoSpacing"/>
              <w:numPr>
                <w:ilvl w:val="1"/>
                <w:numId w:val="35"/>
              </w:numPr>
              <w:ind w:left="598" w:hanging="567"/>
            </w:pPr>
            <w:r w:rsidRPr="00257064">
              <w:t>CFD Fire Station #34 – Royal Vista Wellness Centre</w:t>
            </w:r>
          </w:p>
          <w:p w14:paraId="21128892" w14:textId="77777777" w:rsidR="004A422B" w:rsidRPr="00257064" w:rsidRDefault="004A422B" w:rsidP="004A422B">
            <w:pPr>
              <w:pStyle w:val="NoSpacing"/>
              <w:numPr>
                <w:ilvl w:val="1"/>
                <w:numId w:val="35"/>
              </w:numPr>
              <w:ind w:left="598" w:hanging="567"/>
            </w:pPr>
            <w:r w:rsidRPr="00257064">
              <w:t>CFD Fire Station #7 – Mount Pleasant</w:t>
            </w:r>
          </w:p>
          <w:p w14:paraId="3A172A44" w14:textId="77777777" w:rsidR="004A422B" w:rsidRPr="00257064" w:rsidRDefault="004A422B" w:rsidP="004A422B">
            <w:pPr>
              <w:pStyle w:val="NoSpacing"/>
              <w:spacing w:after="60"/>
            </w:pPr>
          </w:p>
        </w:tc>
      </w:tr>
    </w:tbl>
    <w:p w14:paraId="06BE1FBD" w14:textId="77D4A280" w:rsidR="0066134F" w:rsidRPr="00257064" w:rsidRDefault="0066134F" w:rsidP="00952453">
      <w:pPr>
        <w:pStyle w:val="NoSpacing"/>
        <w:numPr>
          <w:ilvl w:val="1"/>
          <w:numId w:val="35"/>
        </w:numPr>
        <w:spacing w:after="60"/>
        <w:ind w:left="1134" w:hanging="567"/>
      </w:pPr>
      <w:r w:rsidRPr="00257064">
        <w:t>CFD Site Redevelopment &amp; Feasibility Analysis (4 Stations)</w:t>
      </w:r>
      <w:r w:rsidR="004B6113" w:rsidRPr="00257064">
        <w:t xml:space="preserve"> , </w:t>
      </w:r>
    </w:p>
    <w:p w14:paraId="46D45413" w14:textId="3581EFF7" w:rsidR="0066134F" w:rsidRPr="00257064" w:rsidRDefault="0066134F" w:rsidP="0066134F">
      <w:pPr>
        <w:pStyle w:val="NoSpacing"/>
        <w:numPr>
          <w:ilvl w:val="0"/>
          <w:numId w:val="35"/>
        </w:numPr>
        <w:spacing w:after="60"/>
        <w:ind w:left="567" w:hanging="567"/>
      </w:pPr>
      <w:bookmarkStart w:id="2" w:name="_Hlk188535343"/>
      <w:r w:rsidRPr="00257064">
        <w:t>City of Calgary (CoC), Various Buildings and Renovations, Calgary, AB</w:t>
      </w:r>
      <w:r w:rsidR="008716A1" w:rsidRPr="00257064">
        <w:br/>
        <w:t xml:space="preserve">Role on Project: </w:t>
      </w:r>
      <w:r w:rsidR="003F358D" w:rsidRPr="00257064">
        <w:t>Principal-In-Charge</w:t>
      </w:r>
    </w:p>
    <w:p w14:paraId="05DB3767" w14:textId="04CEB6C4" w:rsidR="002426F7" w:rsidRPr="00257064" w:rsidRDefault="002426F7" w:rsidP="002426F7">
      <w:pPr>
        <w:pStyle w:val="NoSpacing"/>
        <w:numPr>
          <w:ilvl w:val="1"/>
          <w:numId w:val="35"/>
        </w:numPr>
        <w:spacing w:after="60"/>
        <w:ind w:left="1134" w:hanging="567"/>
      </w:pPr>
      <w:r w:rsidRPr="00257064">
        <w:t>CoC District Energy Building Renovation, 2024</w:t>
      </w:r>
    </w:p>
    <w:p w14:paraId="5AAA4281" w14:textId="336AFFA3" w:rsidR="0066134F" w:rsidRPr="00257064" w:rsidRDefault="0066134F" w:rsidP="004B6113">
      <w:pPr>
        <w:pStyle w:val="NoSpacing"/>
        <w:numPr>
          <w:ilvl w:val="1"/>
          <w:numId w:val="35"/>
        </w:numPr>
        <w:spacing w:after="60"/>
        <w:ind w:left="1134" w:hanging="567"/>
      </w:pPr>
      <w:r w:rsidRPr="00257064">
        <w:t>CoC Wash Bay Renovations</w:t>
      </w:r>
      <w:r w:rsidR="004B6113" w:rsidRPr="00257064">
        <w:t xml:space="preserve">, </w:t>
      </w:r>
    </w:p>
    <w:bookmarkEnd w:id="2"/>
    <w:p w14:paraId="13A8453F" w14:textId="145F8822" w:rsidR="002426F7" w:rsidRPr="00257064" w:rsidRDefault="002426F7" w:rsidP="0066134F">
      <w:pPr>
        <w:pStyle w:val="NoSpacing"/>
        <w:numPr>
          <w:ilvl w:val="0"/>
          <w:numId w:val="35"/>
        </w:numPr>
        <w:spacing w:after="60"/>
        <w:ind w:left="567" w:hanging="567"/>
      </w:pPr>
      <w:r w:rsidRPr="00257064">
        <w:t>City of Airdrie, Parks Operations Facility, Airdrie, AB, 2024</w:t>
      </w:r>
      <w:r w:rsidRPr="00257064">
        <w:br/>
        <w:t>Role on Project: Principal-In-Charge</w:t>
      </w:r>
    </w:p>
    <w:p w14:paraId="50C63464" w14:textId="051B42B5" w:rsidR="0066134F" w:rsidRPr="00257064" w:rsidRDefault="0066134F" w:rsidP="0066134F">
      <w:pPr>
        <w:pStyle w:val="NoSpacing"/>
        <w:numPr>
          <w:ilvl w:val="0"/>
          <w:numId w:val="35"/>
        </w:numPr>
        <w:spacing w:after="60"/>
        <w:ind w:left="567" w:hanging="567"/>
      </w:pPr>
      <w:r w:rsidRPr="00257064">
        <w:t>City of Medicine Hat (CMH) Fire &amp; Emergency Services -  Fire Hall #1, Medicine Hat, AB</w:t>
      </w:r>
      <w:r w:rsidR="004B6113" w:rsidRPr="00257064">
        <w:t xml:space="preserve">, </w:t>
      </w:r>
      <w:r w:rsidR="00952453" w:rsidRPr="00257064">
        <w:br/>
        <w:t xml:space="preserve">Role on Project: </w:t>
      </w:r>
      <w:r w:rsidR="003F358D" w:rsidRPr="00257064">
        <w:t>Principal-In-Charge</w:t>
      </w:r>
    </w:p>
    <w:p w14:paraId="5ED4BEE3" w14:textId="01DAD4F4" w:rsidR="0066134F" w:rsidRPr="00257064" w:rsidRDefault="0066134F" w:rsidP="0066134F">
      <w:pPr>
        <w:pStyle w:val="NoSpacing"/>
        <w:numPr>
          <w:ilvl w:val="0"/>
          <w:numId w:val="35"/>
        </w:numPr>
        <w:spacing w:after="60"/>
        <w:ind w:left="567" w:hanging="567"/>
      </w:pPr>
      <w:r w:rsidRPr="00257064">
        <w:t>North West Red</w:t>
      </w:r>
      <w:r w:rsidR="000315AA" w:rsidRPr="00257064">
        <w:t>w</w:t>
      </w:r>
      <w:r w:rsidRPr="00257064">
        <w:t>ater</w:t>
      </w:r>
      <w:r w:rsidR="000315AA" w:rsidRPr="00257064">
        <w:t xml:space="preserve"> (NWR)  Partnership </w:t>
      </w:r>
      <w:r w:rsidRPr="00257064">
        <w:t>Fire Hall, Redwater, AB</w:t>
      </w:r>
      <w:r w:rsidR="004B6113" w:rsidRPr="00257064">
        <w:t xml:space="preserve">, </w:t>
      </w:r>
      <w:r w:rsidR="00952453" w:rsidRPr="00257064">
        <w:br/>
        <w:t xml:space="preserve">Role on Project: </w:t>
      </w:r>
      <w:r w:rsidR="003F358D" w:rsidRPr="00257064">
        <w:t>Principal-In-Charge</w:t>
      </w:r>
    </w:p>
    <w:p w14:paraId="22ABED26" w14:textId="432834C9" w:rsidR="0066134F" w:rsidRPr="00257064" w:rsidRDefault="0066134F" w:rsidP="0066134F">
      <w:pPr>
        <w:pStyle w:val="NoSpacing"/>
        <w:numPr>
          <w:ilvl w:val="0"/>
          <w:numId w:val="35"/>
        </w:numPr>
        <w:spacing w:after="60"/>
        <w:ind w:left="567" w:hanging="567"/>
      </w:pPr>
      <w:r w:rsidRPr="00257064">
        <w:t xml:space="preserve">Regional Municipality of Wood Buffalo -  Parson’s Creek Fire Hall # 6 – 911/Emergency Call Centre, </w:t>
      </w:r>
      <w:r w:rsidRPr="00257064">
        <w:br/>
        <w:t>Fort McMurray, AB</w:t>
      </w:r>
      <w:r w:rsidR="004B6113" w:rsidRPr="00257064">
        <w:t xml:space="preserve">, </w:t>
      </w:r>
      <w:r w:rsidR="00952453" w:rsidRPr="00257064">
        <w:br/>
        <w:t xml:space="preserve">Role on Project: </w:t>
      </w:r>
      <w:r w:rsidR="003F358D" w:rsidRPr="00257064">
        <w:t>Principal-In-Charge</w:t>
      </w:r>
    </w:p>
    <w:p w14:paraId="38B586C0" w14:textId="787DD9F0" w:rsidR="0066134F" w:rsidRPr="00257064" w:rsidRDefault="0066134F" w:rsidP="0066134F">
      <w:pPr>
        <w:pStyle w:val="NoSpacing"/>
        <w:numPr>
          <w:ilvl w:val="0"/>
          <w:numId w:val="35"/>
        </w:numPr>
        <w:spacing w:after="60"/>
        <w:ind w:left="567" w:hanging="567"/>
      </w:pPr>
      <w:r w:rsidRPr="00257064">
        <w:t>Shell Scotford Emergency Response - Fire Hall and Training Centre</w:t>
      </w:r>
      <w:r w:rsidR="004B6113" w:rsidRPr="00257064">
        <w:t xml:space="preserve">, Fort Saskatchewan, AB, </w:t>
      </w:r>
      <w:r w:rsidR="00952453" w:rsidRPr="00257064">
        <w:br/>
        <w:t xml:space="preserve">Role on Project: </w:t>
      </w:r>
      <w:r w:rsidR="003F358D" w:rsidRPr="00257064">
        <w:t>Principal-In-Charge</w:t>
      </w:r>
    </w:p>
    <w:p w14:paraId="26FF3337" w14:textId="0F1EB1A5" w:rsidR="0066134F" w:rsidRPr="00257064" w:rsidRDefault="0066134F" w:rsidP="0066134F">
      <w:pPr>
        <w:pStyle w:val="NoSpacing"/>
        <w:numPr>
          <w:ilvl w:val="0"/>
          <w:numId w:val="35"/>
        </w:numPr>
        <w:spacing w:after="60"/>
        <w:ind w:left="540" w:hanging="540"/>
      </w:pPr>
      <w:r w:rsidRPr="00257064">
        <w:t>Calhoun Library Renovation, Calgary, AB</w:t>
      </w:r>
      <w:r w:rsidR="004B6113" w:rsidRPr="00257064">
        <w:t xml:space="preserve">, </w:t>
      </w:r>
      <w:r w:rsidR="00952453" w:rsidRPr="00257064">
        <w:br/>
        <w:t xml:space="preserve">Role on Project: </w:t>
      </w:r>
      <w:r w:rsidR="003F358D" w:rsidRPr="00257064">
        <w:t>Principal-In-Charge</w:t>
      </w:r>
    </w:p>
    <w:p w14:paraId="275C990D" w14:textId="2791B852" w:rsidR="0066134F" w:rsidRDefault="0066134F" w:rsidP="0066134F">
      <w:pPr>
        <w:pStyle w:val="NoSpacing"/>
        <w:numPr>
          <w:ilvl w:val="0"/>
          <w:numId w:val="35"/>
        </w:numPr>
        <w:spacing w:after="60"/>
        <w:ind w:left="540" w:hanging="540"/>
      </w:pPr>
      <w:r w:rsidRPr="00257064">
        <w:t>Glenbow Museum (now known as Glenbow at The Edison), Calgary, AB</w:t>
      </w:r>
      <w:r w:rsidR="004B6113" w:rsidRPr="00257064">
        <w:t xml:space="preserve">, </w:t>
      </w:r>
      <w:r w:rsidR="00952453" w:rsidRPr="00257064">
        <w:br/>
        <w:t xml:space="preserve">Role on Project: </w:t>
      </w:r>
      <w:r w:rsidR="003F358D" w:rsidRPr="00257064">
        <w:t>Principal-In-Charge</w:t>
      </w:r>
    </w:p>
    <w:p w14:paraId="79493516" w14:textId="77777777" w:rsidR="00E3483F" w:rsidRPr="00257064" w:rsidRDefault="00E3483F" w:rsidP="00E3483F">
      <w:pPr>
        <w:ind w:left="360" w:hanging="360"/>
      </w:pPr>
    </w:p>
    <w:p w14:paraId="7844CB99" w14:textId="77777777" w:rsidR="004A422B" w:rsidRPr="00257064" w:rsidRDefault="004A422B" w:rsidP="004A422B">
      <w:pPr>
        <w:pStyle w:val="NoSpacing"/>
        <w:spacing w:after="60"/>
        <w:ind w:left="540"/>
      </w:pPr>
    </w:p>
    <w:p w14:paraId="266859EC" w14:textId="77777777" w:rsidR="00EC492F" w:rsidRPr="00257064" w:rsidRDefault="00EC492F" w:rsidP="00BB7C3A">
      <w:pPr>
        <w:pStyle w:val="ListBullet2"/>
      </w:pPr>
      <w:r w:rsidRPr="00257064">
        <w:t>Parking Structure</w:t>
      </w:r>
    </w:p>
    <w:p w14:paraId="5FC466E4" w14:textId="1C58F02B" w:rsidR="00A977D3" w:rsidRPr="00257064" w:rsidRDefault="00A977D3" w:rsidP="00A977D3">
      <w:pPr>
        <w:numPr>
          <w:ilvl w:val="0"/>
          <w:numId w:val="35"/>
        </w:numPr>
        <w:spacing w:after="60"/>
        <w:ind w:left="567" w:hanging="567"/>
        <w:rPr>
          <w:lang w:val="en-US"/>
        </w:rPr>
      </w:pPr>
      <w:r w:rsidRPr="00257064">
        <w:rPr>
          <w:lang w:val="en-US"/>
        </w:rPr>
        <w:t>Calgary Airport Authority – Various Parking Lot Expansions, Calgary, AB</w:t>
      </w:r>
      <w:r w:rsidRPr="00257064">
        <w:t xml:space="preserve">, </w:t>
      </w:r>
      <w:r w:rsidRPr="00257064">
        <w:rPr>
          <w:lang w:val="en-US"/>
        </w:rPr>
        <w:br/>
      </w:r>
      <w:r w:rsidRPr="00257064">
        <w:t>Role on Project: Principal-In-Charge</w:t>
      </w:r>
    </w:p>
    <w:p w14:paraId="7BB7AEBA" w14:textId="1B0254F3" w:rsidR="007A3675" w:rsidRPr="00257064" w:rsidRDefault="007A3675" w:rsidP="007A3675">
      <w:pPr>
        <w:pStyle w:val="NoSpacing"/>
        <w:numPr>
          <w:ilvl w:val="0"/>
          <w:numId w:val="35"/>
        </w:numPr>
        <w:spacing w:after="60"/>
        <w:ind w:left="567" w:hanging="567"/>
        <w:rPr>
          <w:lang w:val="en-US"/>
        </w:rPr>
      </w:pPr>
      <w:r w:rsidRPr="00257064">
        <w:rPr>
          <w:lang w:val="en-US"/>
        </w:rPr>
        <w:t>Sunshine Village Ski Hill Revitalization &amp; Parking Lot Lighting Upgrade, Banff,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50B7159F" w14:textId="77777777" w:rsidR="00EC492F" w:rsidRPr="00257064" w:rsidRDefault="00EC492F" w:rsidP="00BB7C3A">
      <w:pPr>
        <w:pStyle w:val="ListBullet2"/>
        <w:rPr>
          <w:lang w:val="en-US"/>
        </w:rPr>
      </w:pPr>
      <w:r w:rsidRPr="00257064">
        <w:t>Recreational</w:t>
      </w:r>
      <w:r w:rsidRPr="00257064">
        <w:rPr>
          <w:lang w:val="en-US"/>
        </w:rPr>
        <w:t>/Sport</w:t>
      </w:r>
    </w:p>
    <w:p w14:paraId="70F64606" w14:textId="120D4E89" w:rsidR="000D005E" w:rsidRDefault="000D005E" w:rsidP="000D005E">
      <w:pPr>
        <w:pStyle w:val="NoSpacing"/>
        <w:numPr>
          <w:ilvl w:val="0"/>
          <w:numId w:val="35"/>
        </w:numPr>
        <w:ind w:left="567" w:hanging="567"/>
        <w:rPr>
          <w:lang w:val="en-US"/>
        </w:rPr>
      </w:pPr>
      <w:r>
        <w:rPr>
          <w:lang w:val="en-US"/>
        </w:rPr>
        <w:t>Sunshine Village Angle Chair Lift Emergency Generator, Banff, AB</w:t>
      </w:r>
    </w:p>
    <w:p w14:paraId="1812371E" w14:textId="639F8027" w:rsidR="000D005E" w:rsidRDefault="000D005E" w:rsidP="000D005E">
      <w:pPr>
        <w:pStyle w:val="NoSpacing"/>
        <w:spacing w:after="60"/>
        <w:ind w:firstLine="567"/>
        <w:rPr>
          <w:lang w:val="en-US"/>
        </w:rPr>
      </w:pPr>
      <w:r w:rsidRPr="000D005E">
        <w:t>Role on Project: Principal-In-Charge</w:t>
      </w:r>
    </w:p>
    <w:p w14:paraId="1F58DC03" w14:textId="3F8874D1" w:rsidR="008C40EB" w:rsidRPr="00257064" w:rsidRDefault="008C40EB" w:rsidP="008C40EB">
      <w:pPr>
        <w:pStyle w:val="NoSpacing"/>
        <w:numPr>
          <w:ilvl w:val="0"/>
          <w:numId w:val="35"/>
        </w:numPr>
        <w:spacing w:after="60"/>
        <w:ind w:left="567" w:hanging="567"/>
        <w:rPr>
          <w:lang w:val="en-US"/>
        </w:rPr>
      </w:pPr>
      <w:r>
        <w:rPr>
          <w:lang w:val="en-US"/>
        </w:rPr>
        <w:t>Golds Gym Village Square</w:t>
      </w:r>
      <w:r w:rsidRPr="00257064">
        <w:rPr>
          <w:lang w:val="en-US"/>
        </w:rPr>
        <w:t>, Calgary, AB</w:t>
      </w:r>
      <w:r w:rsidRPr="00257064">
        <w:t xml:space="preserve">, </w:t>
      </w:r>
      <w:r w:rsidRPr="00257064">
        <w:rPr>
          <w:lang w:val="en-US"/>
        </w:rPr>
        <w:br/>
      </w:r>
      <w:r w:rsidRPr="00257064">
        <w:t>Role on Project: Principal-In-Charge</w:t>
      </w:r>
    </w:p>
    <w:p w14:paraId="7BA11860" w14:textId="77777777" w:rsidR="000D005E" w:rsidRDefault="000D005E" w:rsidP="000D005E">
      <w:pPr>
        <w:pStyle w:val="NoSpacing"/>
        <w:numPr>
          <w:ilvl w:val="0"/>
          <w:numId w:val="35"/>
        </w:numPr>
        <w:ind w:left="567" w:hanging="567"/>
        <w:rPr>
          <w:lang w:val="en-US"/>
        </w:rPr>
      </w:pPr>
      <w:r>
        <w:rPr>
          <w:lang w:val="en-US"/>
        </w:rPr>
        <w:t>Highwood Pool Renovation &amp; Waterslide</w:t>
      </w:r>
    </w:p>
    <w:p w14:paraId="6E310592" w14:textId="77777777" w:rsidR="000D005E" w:rsidRDefault="000D005E" w:rsidP="000D005E">
      <w:pPr>
        <w:pStyle w:val="NoSpacing"/>
        <w:spacing w:after="60"/>
        <w:ind w:left="567"/>
        <w:rPr>
          <w:lang w:val="en-US"/>
        </w:rPr>
      </w:pPr>
      <w:r w:rsidRPr="000C6E31">
        <w:t>Role on Project: Principal-In-Charge</w:t>
      </w:r>
    </w:p>
    <w:p w14:paraId="45A4A602" w14:textId="00C9FB60" w:rsidR="00260907" w:rsidRPr="00DA4483" w:rsidRDefault="00260907" w:rsidP="00260907">
      <w:pPr>
        <w:pStyle w:val="NoSpacing"/>
        <w:numPr>
          <w:ilvl w:val="0"/>
          <w:numId w:val="35"/>
        </w:numPr>
        <w:spacing w:after="60"/>
        <w:ind w:left="567" w:hanging="567"/>
        <w:rPr>
          <w:lang w:val="en-US"/>
        </w:rPr>
      </w:pPr>
      <w:r>
        <w:rPr>
          <w:lang w:val="en-US"/>
        </w:rPr>
        <w:t>William Switzer Provincial Park Infrastructure Assessment</w:t>
      </w:r>
      <w:r w:rsidRPr="00257064">
        <w:rPr>
          <w:lang w:val="en-US"/>
        </w:rPr>
        <w:t>, AB</w:t>
      </w:r>
      <w:r w:rsidRPr="00257064">
        <w:t xml:space="preserve">, </w:t>
      </w:r>
      <w:r w:rsidRPr="00257064">
        <w:rPr>
          <w:lang w:val="en-US"/>
        </w:rPr>
        <w:br/>
      </w:r>
      <w:r w:rsidRPr="00257064">
        <w:t>Role on Project: Principal-In-Charge</w:t>
      </w:r>
    </w:p>
    <w:p w14:paraId="4CB3B24C" w14:textId="7E1B9AD3" w:rsidR="00DA4483" w:rsidRPr="00DA4483" w:rsidRDefault="00DA4483" w:rsidP="00DA4483">
      <w:pPr>
        <w:pStyle w:val="NoSpacing"/>
        <w:numPr>
          <w:ilvl w:val="0"/>
          <w:numId w:val="35"/>
        </w:numPr>
        <w:spacing w:after="60"/>
        <w:ind w:left="567" w:hanging="567"/>
        <w:rPr>
          <w:lang w:val="en-US"/>
        </w:rPr>
      </w:pPr>
      <w:r>
        <w:rPr>
          <w:lang w:val="en-US"/>
        </w:rPr>
        <w:t>Crimson Lake Provincial Park Infrastructure Assessment</w:t>
      </w:r>
      <w:r w:rsidRPr="00257064">
        <w:rPr>
          <w:lang w:val="en-US"/>
        </w:rPr>
        <w:t>, AB</w:t>
      </w:r>
      <w:r w:rsidRPr="00257064">
        <w:t xml:space="preserve">, </w:t>
      </w:r>
      <w:r w:rsidRPr="00257064">
        <w:rPr>
          <w:lang w:val="en-US"/>
        </w:rPr>
        <w:br/>
      </w:r>
      <w:r w:rsidRPr="00257064">
        <w:t>Role on Project: Principal-In-Charge</w:t>
      </w:r>
    </w:p>
    <w:p w14:paraId="1AC55EF0" w14:textId="461598B7" w:rsidR="00A827A1" w:rsidRPr="00257064" w:rsidRDefault="00A827A1" w:rsidP="00A827A1">
      <w:pPr>
        <w:pStyle w:val="NoSpacing"/>
        <w:numPr>
          <w:ilvl w:val="0"/>
          <w:numId w:val="35"/>
        </w:numPr>
        <w:spacing w:after="60"/>
        <w:ind w:left="567" w:hanging="567"/>
        <w:rPr>
          <w:lang w:val="en-US"/>
        </w:rPr>
      </w:pPr>
      <w:r w:rsidRPr="00257064">
        <w:rPr>
          <w:lang w:val="en-US"/>
        </w:rPr>
        <w:t>Calgary West Soccer Center Field House Renovation and Generator Upgrade</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20D7DF6D" w14:textId="6196FEB8" w:rsidR="00A827A1" w:rsidRPr="00257064" w:rsidRDefault="00A827A1" w:rsidP="00A827A1">
      <w:pPr>
        <w:pStyle w:val="NoSpacing"/>
        <w:numPr>
          <w:ilvl w:val="0"/>
          <w:numId w:val="35"/>
        </w:numPr>
        <w:spacing w:after="60"/>
        <w:ind w:left="567" w:hanging="567"/>
        <w:rPr>
          <w:lang w:val="en-US"/>
        </w:rPr>
      </w:pPr>
      <w:r w:rsidRPr="00257064">
        <w:rPr>
          <w:lang w:val="en-US"/>
        </w:rPr>
        <w:t>Westside Recreational Center Expansion and Renovation</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14A321F5" w14:textId="78B6CCAE" w:rsidR="00A827A1" w:rsidRPr="00257064" w:rsidRDefault="00A827A1" w:rsidP="00A827A1">
      <w:pPr>
        <w:pStyle w:val="NoSpacing"/>
        <w:numPr>
          <w:ilvl w:val="0"/>
          <w:numId w:val="35"/>
        </w:numPr>
        <w:spacing w:after="60"/>
        <w:ind w:left="567" w:hanging="567"/>
        <w:rPr>
          <w:lang w:val="en-US"/>
        </w:rPr>
      </w:pPr>
      <w:r w:rsidRPr="00257064">
        <w:rPr>
          <w:lang w:val="en-US"/>
        </w:rPr>
        <w:t>SAIT Soccer Field &amp; Parking Garage</w:t>
      </w:r>
      <w:r w:rsidR="006E502E" w:rsidRPr="00257064">
        <w:rPr>
          <w:lang w:val="en-US"/>
        </w:rPr>
        <w:t>, Calgary, AB</w:t>
      </w:r>
      <w:r w:rsidR="00A977D3" w:rsidRPr="00257064">
        <w:rPr>
          <w:lang w:val="en-US"/>
        </w:rPr>
        <w:t xml:space="preserve">, </w:t>
      </w:r>
      <w:r w:rsidR="00952453" w:rsidRPr="00257064">
        <w:rPr>
          <w:lang w:val="en-US"/>
        </w:rPr>
        <w:br/>
      </w:r>
      <w:r w:rsidR="00952453" w:rsidRPr="00257064">
        <w:t xml:space="preserve">Role on Project: </w:t>
      </w:r>
      <w:r w:rsidR="003F358D" w:rsidRPr="00257064">
        <w:t>Principal-In-Charge</w:t>
      </w:r>
    </w:p>
    <w:p w14:paraId="515A60CF" w14:textId="17D7285F" w:rsidR="00A827A1" w:rsidRPr="00257064" w:rsidRDefault="00A827A1" w:rsidP="00A827A1">
      <w:pPr>
        <w:pStyle w:val="NoSpacing"/>
        <w:numPr>
          <w:ilvl w:val="0"/>
          <w:numId w:val="35"/>
        </w:numPr>
        <w:spacing w:after="60"/>
        <w:ind w:left="567" w:hanging="567"/>
        <w:rPr>
          <w:lang w:val="en-US"/>
        </w:rPr>
      </w:pPr>
      <w:r w:rsidRPr="00257064">
        <w:rPr>
          <w:lang w:val="en-US"/>
        </w:rPr>
        <w:t>Calgary Outdoor Pool Electrical assessment and Arc Flash Studies</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1340D6DE" w14:textId="3434936A" w:rsidR="00A827A1" w:rsidRPr="00257064" w:rsidRDefault="00A827A1" w:rsidP="00A827A1">
      <w:pPr>
        <w:pStyle w:val="NoSpacing"/>
        <w:numPr>
          <w:ilvl w:val="0"/>
          <w:numId w:val="35"/>
        </w:numPr>
        <w:spacing w:after="60"/>
        <w:ind w:left="567" w:hanging="567"/>
        <w:rPr>
          <w:lang w:val="en-US"/>
        </w:rPr>
      </w:pPr>
      <w:r w:rsidRPr="00257064">
        <w:rPr>
          <w:lang w:val="en-US"/>
        </w:rPr>
        <w:t>Canalta Center</w:t>
      </w:r>
      <w:r w:rsidR="006E502E" w:rsidRPr="00257064">
        <w:rPr>
          <w:lang w:val="en-US"/>
        </w:rPr>
        <w:t>, Medicine Hat,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397FCB2E" w14:textId="6008073F" w:rsidR="00A827A1" w:rsidRPr="00256452" w:rsidRDefault="00A827A1" w:rsidP="00A827A1">
      <w:pPr>
        <w:pStyle w:val="NoSpacing"/>
        <w:numPr>
          <w:ilvl w:val="0"/>
          <w:numId w:val="35"/>
        </w:numPr>
        <w:spacing w:after="60"/>
        <w:ind w:left="567" w:hanging="567"/>
        <w:rPr>
          <w:lang w:val="en-US"/>
        </w:rPr>
      </w:pPr>
      <w:r w:rsidRPr="00257064">
        <w:rPr>
          <w:lang w:val="en-US"/>
        </w:rPr>
        <w:t>Max Bell Arena Twinning</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18EBB5E2" w14:textId="73AEA4C1" w:rsidR="00256452" w:rsidRPr="00256452" w:rsidRDefault="00256452" w:rsidP="00256452">
      <w:pPr>
        <w:pStyle w:val="NoSpacing"/>
        <w:numPr>
          <w:ilvl w:val="0"/>
          <w:numId w:val="35"/>
        </w:numPr>
        <w:spacing w:after="60"/>
        <w:ind w:left="567" w:hanging="567"/>
        <w:rPr>
          <w:lang w:val="en-US"/>
        </w:rPr>
      </w:pPr>
      <w:r>
        <w:rPr>
          <w:lang w:val="en-US"/>
        </w:rPr>
        <w:t>Mount Pleasant</w:t>
      </w:r>
      <w:r w:rsidRPr="00257064">
        <w:rPr>
          <w:lang w:val="en-US"/>
        </w:rPr>
        <w:t xml:space="preserve"> Arena </w:t>
      </w:r>
      <w:r>
        <w:rPr>
          <w:lang w:val="en-US"/>
        </w:rPr>
        <w:t>Upgrades</w:t>
      </w:r>
      <w:r w:rsidRPr="00257064">
        <w:rPr>
          <w:lang w:val="en-US"/>
        </w:rPr>
        <w:t>, Calgary, AB</w:t>
      </w:r>
      <w:r w:rsidRPr="00257064">
        <w:t xml:space="preserve">, </w:t>
      </w:r>
      <w:r w:rsidRPr="00257064">
        <w:rPr>
          <w:lang w:val="en-US"/>
        </w:rPr>
        <w:br/>
      </w:r>
      <w:r w:rsidRPr="00257064">
        <w:t>Role on Project: Principal-In-Charge</w:t>
      </w:r>
    </w:p>
    <w:p w14:paraId="76A276F4" w14:textId="2F0AEF81" w:rsidR="00A827A1" w:rsidRPr="00257064" w:rsidRDefault="00A827A1" w:rsidP="00A827A1">
      <w:pPr>
        <w:pStyle w:val="NoSpacing"/>
        <w:numPr>
          <w:ilvl w:val="0"/>
          <w:numId w:val="35"/>
        </w:numPr>
        <w:spacing w:after="60"/>
        <w:ind w:left="567" w:hanging="567"/>
        <w:rPr>
          <w:lang w:val="en-US"/>
        </w:rPr>
      </w:pPr>
      <w:r w:rsidRPr="00257064">
        <w:rPr>
          <w:lang w:val="en-US"/>
        </w:rPr>
        <w:t>Calgary Police Service Headquarters Gymnasium and Training Facility</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51BA6746" w14:textId="5192E5C1" w:rsidR="00A827A1" w:rsidRPr="00257064" w:rsidRDefault="00A827A1" w:rsidP="00A827A1">
      <w:pPr>
        <w:pStyle w:val="NoSpacing"/>
        <w:numPr>
          <w:ilvl w:val="0"/>
          <w:numId w:val="35"/>
        </w:numPr>
        <w:spacing w:after="60"/>
        <w:ind w:left="567" w:hanging="567"/>
        <w:rPr>
          <w:lang w:val="en-US"/>
        </w:rPr>
      </w:pPr>
      <w:r w:rsidRPr="00257064">
        <w:rPr>
          <w:lang w:val="en-US"/>
        </w:rPr>
        <w:t>Sunshine Village Ski Hill Revitalization &amp; Parking Lot Lighting Upgrade</w:t>
      </w:r>
      <w:r w:rsidR="006E502E" w:rsidRPr="00257064">
        <w:rPr>
          <w:lang w:val="en-US"/>
        </w:rPr>
        <w:t>, Banff,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7718D359" w14:textId="0B84F84E" w:rsidR="00A827A1" w:rsidRPr="00257064" w:rsidRDefault="00A827A1" w:rsidP="00A827A1">
      <w:pPr>
        <w:pStyle w:val="NoSpacing"/>
        <w:numPr>
          <w:ilvl w:val="0"/>
          <w:numId w:val="35"/>
        </w:numPr>
        <w:spacing w:after="60"/>
        <w:ind w:left="567" w:hanging="567"/>
        <w:rPr>
          <w:lang w:val="en-US"/>
        </w:rPr>
      </w:pPr>
      <w:r w:rsidRPr="00257064">
        <w:rPr>
          <w:lang w:val="en-US"/>
        </w:rPr>
        <w:t>Sunshine Village Goats Eye Day Lodge</w:t>
      </w:r>
      <w:r w:rsidR="006E502E" w:rsidRPr="00257064">
        <w:rPr>
          <w:lang w:val="en-US"/>
        </w:rPr>
        <w:t>, Banff,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0E710541" w14:textId="07367DFD" w:rsidR="00A827A1" w:rsidRPr="00257064" w:rsidRDefault="00A827A1" w:rsidP="00A827A1">
      <w:pPr>
        <w:pStyle w:val="NoSpacing"/>
        <w:numPr>
          <w:ilvl w:val="0"/>
          <w:numId w:val="35"/>
        </w:numPr>
        <w:spacing w:after="60"/>
        <w:ind w:left="567" w:hanging="567"/>
        <w:rPr>
          <w:lang w:val="en-US"/>
        </w:rPr>
      </w:pPr>
      <w:r w:rsidRPr="00257064">
        <w:rPr>
          <w:lang w:val="en-US"/>
        </w:rPr>
        <w:t>YMCA Camp Chief Hector Out-Tripping Cabin</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20E35546" w14:textId="508C087C" w:rsidR="00EC492F" w:rsidRPr="00257064" w:rsidRDefault="00A827A1" w:rsidP="006E502E">
      <w:pPr>
        <w:pStyle w:val="NoSpacing"/>
        <w:numPr>
          <w:ilvl w:val="0"/>
          <w:numId w:val="35"/>
        </w:numPr>
        <w:spacing w:after="60"/>
        <w:ind w:left="567" w:hanging="567"/>
        <w:rPr>
          <w:lang w:val="en-US"/>
        </w:rPr>
      </w:pPr>
      <w:r w:rsidRPr="00257064">
        <w:rPr>
          <w:lang w:val="en-US"/>
        </w:rPr>
        <w:t>YMCA Eau Claire Filtration System Upgrade</w:t>
      </w:r>
      <w:r w:rsidR="006E502E" w:rsidRPr="00257064">
        <w:rPr>
          <w:lang w:val="en-US"/>
        </w:rPr>
        <w:t>, Calgary, AB</w:t>
      </w:r>
      <w:r w:rsidR="004B6113" w:rsidRPr="00257064">
        <w:t xml:space="preserve">, </w:t>
      </w:r>
      <w:r w:rsidR="00952453" w:rsidRPr="00257064">
        <w:rPr>
          <w:lang w:val="en-US"/>
        </w:rPr>
        <w:br/>
      </w:r>
      <w:r w:rsidR="00952453" w:rsidRPr="00257064">
        <w:t xml:space="preserve">Role on Project: </w:t>
      </w:r>
      <w:r w:rsidR="003F358D" w:rsidRPr="00257064">
        <w:t>Principal-In-Charge</w:t>
      </w:r>
    </w:p>
    <w:p w14:paraId="4C4B1CEB" w14:textId="77777777" w:rsidR="00EC492F" w:rsidRPr="00257064" w:rsidRDefault="00EC492F" w:rsidP="00BB7C3A">
      <w:pPr>
        <w:pStyle w:val="ListBullet2"/>
      </w:pPr>
      <w:r w:rsidRPr="00257064">
        <w:t>Residential</w:t>
      </w:r>
    </w:p>
    <w:p w14:paraId="292D33DA" w14:textId="51713F0B" w:rsidR="005A6666" w:rsidRPr="00257064" w:rsidRDefault="005A6666" w:rsidP="005A6666">
      <w:pPr>
        <w:pStyle w:val="NoSpacing"/>
        <w:numPr>
          <w:ilvl w:val="0"/>
          <w:numId w:val="35"/>
        </w:numPr>
        <w:spacing w:after="80"/>
        <w:ind w:left="540" w:hanging="540"/>
      </w:pPr>
      <w:r>
        <w:t>Onward Homes Apartment Site B</w:t>
      </w:r>
      <w:r w:rsidRPr="00257064">
        <w:t xml:space="preserve">, Calgary, AB, </w:t>
      </w:r>
      <w:r w:rsidRPr="00257064">
        <w:br/>
        <w:t>Role on Project: Principal-In-Charge</w:t>
      </w:r>
    </w:p>
    <w:p w14:paraId="26F351EB" w14:textId="0A2ADBEC" w:rsidR="005A6666" w:rsidRPr="00257064" w:rsidRDefault="005A6666" w:rsidP="005A6666">
      <w:pPr>
        <w:pStyle w:val="NoSpacing"/>
        <w:numPr>
          <w:ilvl w:val="0"/>
          <w:numId w:val="35"/>
        </w:numPr>
        <w:spacing w:after="80"/>
        <w:ind w:left="540" w:hanging="540"/>
      </w:pPr>
      <w:r>
        <w:t>Onward Homes Townhomes Site C</w:t>
      </w:r>
      <w:r w:rsidRPr="00257064">
        <w:t xml:space="preserve">, Calgary, AB, </w:t>
      </w:r>
      <w:r w:rsidRPr="00257064">
        <w:br/>
        <w:t>Role on Project: Principal-In-Charge</w:t>
      </w:r>
    </w:p>
    <w:p w14:paraId="0BB057BC" w14:textId="7E3B408E" w:rsidR="00E17C7B" w:rsidRPr="00257064" w:rsidRDefault="00E17C7B" w:rsidP="00E17C7B">
      <w:pPr>
        <w:pStyle w:val="NoSpacing"/>
        <w:numPr>
          <w:ilvl w:val="0"/>
          <w:numId w:val="35"/>
        </w:numPr>
        <w:spacing w:after="80"/>
        <w:ind w:left="540" w:hanging="540"/>
      </w:pPr>
      <w:r w:rsidRPr="00257064">
        <w:t xml:space="preserve">MINTO  </w:t>
      </w:r>
      <w:r>
        <w:t>SE1 Tower, SE2 Tower, SE3 Tower, SE4 Tower</w:t>
      </w:r>
      <w:r w:rsidRPr="00257064">
        <w:t xml:space="preserve">, Calgary, AB, </w:t>
      </w:r>
      <w:r w:rsidRPr="00257064">
        <w:br/>
        <w:t>Role on Project: Principal-In-Charge</w:t>
      </w:r>
    </w:p>
    <w:p w14:paraId="3DAD4CDA" w14:textId="302A9327" w:rsidR="00710197" w:rsidRDefault="00710197" w:rsidP="00710197">
      <w:pPr>
        <w:pStyle w:val="NoSpacing"/>
        <w:numPr>
          <w:ilvl w:val="0"/>
          <w:numId w:val="35"/>
        </w:numPr>
        <w:ind w:left="539" w:hanging="539"/>
      </w:pPr>
      <w:r>
        <w:lastRenderedPageBreak/>
        <w:t>Hines 2PC Tower</w:t>
      </w:r>
    </w:p>
    <w:p w14:paraId="2CA23356" w14:textId="65983086" w:rsidR="00710197" w:rsidRDefault="00710197" w:rsidP="00710197">
      <w:pPr>
        <w:pStyle w:val="NoSpacing"/>
        <w:spacing w:after="80"/>
        <w:ind w:left="540"/>
      </w:pPr>
      <w:r w:rsidRPr="00710197">
        <w:t>Role on Project: Electrical Lead</w:t>
      </w:r>
    </w:p>
    <w:p w14:paraId="2DEB1424" w14:textId="6328D2C4" w:rsidR="00710197" w:rsidRDefault="00710197" w:rsidP="00710197">
      <w:pPr>
        <w:pStyle w:val="NoSpacing"/>
        <w:numPr>
          <w:ilvl w:val="0"/>
          <w:numId w:val="35"/>
        </w:numPr>
        <w:ind w:left="539" w:hanging="539"/>
      </w:pPr>
      <w:r>
        <w:t>The Goodweather Complex, Canmore, AB (work in progress)</w:t>
      </w:r>
    </w:p>
    <w:p w14:paraId="2E707116" w14:textId="02580672" w:rsidR="00710197" w:rsidRDefault="00710197" w:rsidP="00710197">
      <w:pPr>
        <w:pStyle w:val="NoSpacing"/>
        <w:spacing w:after="80"/>
        <w:ind w:left="540"/>
      </w:pPr>
      <w:r w:rsidRPr="00710197">
        <w:t xml:space="preserve">Role on Project: </w:t>
      </w:r>
      <w:r w:rsidRPr="00257064">
        <w:t>Principal-In-Charge</w:t>
      </w:r>
    </w:p>
    <w:p w14:paraId="2E043335" w14:textId="637DF845" w:rsidR="00710197" w:rsidRDefault="00710197" w:rsidP="00710197">
      <w:pPr>
        <w:pStyle w:val="NoSpacing"/>
        <w:numPr>
          <w:ilvl w:val="0"/>
          <w:numId w:val="35"/>
        </w:numPr>
        <w:ind w:left="539" w:hanging="539"/>
      </w:pPr>
      <w:r>
        <w:t>The Crown (work in progress)</w:t>
      </w:r>
    </w:p>
    <w:p w14:paraId="722D52EA" w14:textId="6971D7F5" w:rsidR="00710197" w:rsidRDefault="00710197" w:rsidP="00710197">
      <w:pPr>
        <w:pStyle w:val="NoSpacing"/>
        <w:spacing w:after="80"/>
        <w:ind w:left="540"/>
      </w:pPr>
      <w:r w:rsidRPr="00710197">
        <w:t xml:space="preserve">Role on Project: </w:t>
      </w:r>
      <w:r w:rsidRPr="00257064">
        <w:t>Principal-In-Charge</w:t>
      </w:r>
    </w:p>
    <w:p w14:paraId="488ABE69" w14:textId="6E68FADD" w:rsidR="00710197" w:rsidRDefault="00710197" w:rsidP="00710197">
      <w:pPr>
        <w:pStyle w:val="NoSpacing"/>
        <w:numPr>
          <w:ilvl w:val="0"/>
          <w:numId w:val="35"/>
        </w:numPr>
        <w:ind w:left="539" w:hanging="539"/>
      </w:pPr>
      <w:r>
        <w:t>Dundas Tower, Toronto, ON (work in progress)</w:t>
      </w:r>
    </w:p>
    <w:p w14:paraId="0DB79804" w14:textId="63C221E2" w:rsidR="00710197" w:rsidRDefault="00710197" w:rsidP="00710197">
      <w:pPr>
        <w:pStyle w:val="NoSpacing"/>
        <w:spacing w:after="80"/>
        <w:ind w:left="540"/>
      </w:pPr>
      <w:r w:rsidRPr="00710197">
        <w:t xml:space="preserve">Role on Project: </w:t>
      </w:r>
      <w:r>
        <w:t>Peer Review</w:t>
      </w:r>
    </w:p>
    <w:p w14:paraId="2E1B14A8" w14:textId="4D407AA1" w:rsidR="007E127B" w:rsidRPr="00257064" w:rsidRDefault="007E127B" w:rsidP="007E127B">
      <w:pPr>
        <w:pStyle w:val="NoSpacing"/>
        <w:numPr>
          <w:ilvl w:val="0"/>
          <w:numId w:val="35"/>
        </w:numPr>
        <w:spacing w:after="80"/>
        <w:ind w:left="540" w:hanging="540"/>
      </w:pPr>
      <w:r w:rsidRPr="00257064">
        <w:t>Silvera Affordable Housing, Calgary, AB</w:t>
      </w:r>
      <w:r w:rsidR="006517F0" w:rsidRPr="00257064">
        <w:t xml:space="preserve"> </w:t>
      </w:r>
      <w:r w:rsidRPr="00257064">
        <w:br/>
      </w:r>
      <w:bookmarkStart w:id="3" w:name="_Hlk188279708"/>
      <w:r w:rsidRPr="00257064">
        <w:t>Role on Project: Electrical Discipline Lead</w:t>
      </w:r>
      <w:bookmarkEnd w:id="3"/>
    </w:p>
    <w:p w14:paraId="772BF142" w14:textId="36F629B9" w:rsidR="006517F0" w:rsidRPr="00257064" w:rsidRDefault="006517F0" w:rsidP="00BF0598">
      <w:pPr>
        <w:pStyle w:val="NoSpacing"/>
        <w:numPr>
          <w:ilvl w:val="1"/>
          <w:numId w:val="35"/>
        </w:numPr>
        <w:spacing w:after="60"/>
        <w:ind w:left="1134" w:hanging="567"/>
      </w:pPr>
      <w:r w:rsidRPr="00257064">
        <w:t xml:space="preserve">Livingston, Phase A, 2023  and Phase B, 2024 </w:t>
      </w:r>
    </w:p>
    <w:p w14:paraId="48D4831E" w14:textId="272E5204" w:rsidR="00BF0598" w:rsidRPr="00257064" w:rsidRDefault="00BF0598" w:rsidP="00BF0598">
      <w:pPr>
        <w:pStyle w:val="NoSpacing"/>
        <w:numPr>
          <w:ilvl w:val="1"/>
          <w:numId w:val="35"/>
        </w:numPr>
        <w:spacing w:after="60"/>
        <w:ind w:left="1134" w:hanging="567"/>
      </w:pPr>
      <w:r w:rsidRPr="00257064">
        <w:t>Shawnessy Commons, Seniors Supportive Living Facility</w:t>
      </w:r>
      <w:r w:rsidR="006517F0" w:rsidRPr="00257064">
        <w:t xml:space="preserve">, </w:t>
      </w:r>
    </w:p>
    <w:p w14:paraId="52523440" w14:textId="572AF0FC" w:rsidR="006517F0" w:rsidRPr="00257064" w:rsidRDefault="006517F0" w:rsidP="00952453">
      <w:pPr>
        <w:pStyle w:val="NoSpacing"/>
        <w:numPr>
          <w:ilvl w:val="0"/>
          <w:numId w:val="35"/>
        </w:numPr>
        <w:spacing w:after="80"/>
        <w:ind w:left="540" w:hanging="540"/>
      </w:pPr>
      <w:r w:rsidRPr="00257064">
        <w:t xml:space="preserve">Lyfe Residential Renovation, Location, AB, </w:t>
      </w:r>
      <w:r w:rsidR="00544289" w:rsidRPr="00257064">
        <w:t>2023</w:t>
      </w:r>
      <w:r w:rsidRPr="00257064">
        <w:br/>
        <w:t>Role on Project: Electrical Lead</w:t>
      </w:r>
    </w:p>
    <w:p w14:paraId="2BBD2164" w14:textId="38AEE8DB" w:rsidR="00391C5B" w:rsidRPr="00257064" w:rsidRDefault="003A37D1" w:rsidP="00952453">
      <w:pPr>
        <w:pStyle w:val="NoSpacing"/>
        <w:numPr>
          <w:ilvl w:val="0"/>
          <w:numId w:val="35"/>
        </w:numPr>
        <w:spacing w:after="80"/>
        <w:ind w:left="540" w:hanging="540"/>
      </w:pPr>
      <w:r w:rsidRPr="00257064">
        <w:t xml:space="preserve">Aster Multi-Family Apartment Housing – Building </w:t>
      </w:r>
      <w:r w:rsidR="007E127B" w:rsidRPr="00257064">
        <w:t xml:space="preserve">A, </w:t>
      </w:r>
      <w:r w:rsidRPr="00257064">
        <w:t>B, C &amp; D, Calgary, AB</w:t>
      </w:r>
      <w:r w:rsidR="00E00726" w:rsidRPr="00257064">
        <w:t xml:space="preserve">, </w:t>
      </w:r>
      <w:r w:rsidR="00BF0598" w:rsidRPr="00257064">
        <w:br/>
        <w:t>Role on Project: Principal-In-Charge</w:t>
      </w:r>
    </w:p>
    <w:p w14:paraId="4FCD1B10" w14:textId="2927E40A" w:rsidR="00BF0598" w:rsidRPr="00257064" w:rsidRDefault="00BF0598" w:rsidP="00BF0598">
      <w:pPr>
        <w:pStyle w:val="NoSpacing"/>
        <w:numPr>
          <w:ilvl w:val="0"/>
          <w:numId w:val="35"/>
        </w:numPr>
        <w:spacing w:after="80"/>
        <w:ind w:left="540" w:hanging="540"/>
      </w:pPr>
      <w:r w:rsidRPr="00257064">
        <w:t xml:space="preserve">Wheatland Crisis Society – Strathmore, AB,  </w:t>
      </w:r>
      <w:r w:rsidRPr="00257064">
        <w:br/>
      </w:r>
      <w:r w:rsidR="00F9124D" w:rsidRPr="00257064">
        <w:t>Role on Project: Electrical Discipline Lead</w:t>
      </w:r>
    </w:p>
    <w:p w14:paraId="1E3E4B4F" w14:textId="77777777" w:rsidR="00E17C7B" w:rsidRPr="00257064" w:rsidRDefault="00E17C7B" w:rsidP="00E17C7B">
      <w:pPr>
        <w:pStyle w:val="NoSpacing"/>
        <w:numPr>
          <w:ilvl w:val="0"/>
          <w:numId w:val="35"/>
        </w:numPr>
        <w:spacing w:after="60"/>
        <w:ind w:left="567" w:hanging="567"/>
        <w:rPr>
          <w:lang w:val="en-US"/>
        </w:rPr>
      </w:pPr>
      <w:r w:rsidRPr="00257064">
        <w:rPr>
          <w:lang w:val="en-US"/>
        </w:rPr>
        <w:t>The Block 9th Avenue, Homes By AVI, Calgary, AB</w:t>
      </w:r>
      <w:r w:rsidRPr="00257064">
        <w:t xml:space="preserve">, </w:t>
      </w:r>
      <w:r w:rsidRPr="00257064">
        <w:rPr>
          <w:lang w:val="en-US"/>
        </w:rPr>
        <w:br/>
      </w:r>
      <w:r w:rsidRPr="00257064">
        <w:t>Role on Project: Principal-In-Charge</w:t>
      </w:r>
    </w:p>
    <w:p w14:paraId="4037926B" w14:textId="7A641C3C" w:rsidR="00BF0598" w:rsidRPr="00257064" w:rsidRDefault="00BF0598" w:rsidP="00BF0598">
      <w:pPr>
        <w:pStyle w:val="NoSpacing"/>
        <w:numPr>
          <w:ilvl w:val="0"/>
          <w:numId w:val="35"/>
        </w:numPr>
        <w:spacing w:after="80"/>
        <w:ind w:left="540" w:hanging="540"/>
      </w:pPr>
      <w:r w:rsidRPr="00257064">
        <w:t xml:space="preserve">BSH - 8th Floor Suites Conversion, Calgary, AB, </w:t>
      </w:r>
      <w:r w:rsidRPr="00257064">
        <w:br/>
      </w:r>
      <w:r w:rsidR="00544289" w:rsidRPr="00257064">
        <w:t>Role on Project: Electrical Discipline Lead</w:t>
      </w:r>
    </w:p>
    <w:p w14:paraId="52EFE3ED" w14:textId="7D06B5FD" w:rsidR="00F9124D" w:rsidRPr="00257064" w:rsidRDefault="00D46832" w:rsidP="00952453">
      <w:pPr>
        <w:pStyle w:val="NoSpacing"/>
        <w:numPr>
          <w:ilvl w:val="0"/>
          <w:numId w:val="35"/>
        </w:numPr>
        <w:spacing w:after="80"/>
        <w:ind w:left="540" w:hanging="540"/>
      </w:pPr>
      <w:r w:rsidRPr="00257064">
        <w:t>Calgary Housing Company (</w:t>
      </w:r>
      <w:r w:rsidR="00F9124D" w:rsidRPr="00257064">
        <w:t>C</w:t>
      </w:r>
      <w:r w:rsidRPr="00257064">
        <w:t>H</w:t>
      </w:r>
      <w:r w:rsidR="00F9124D" w:rsidRPr="00257064">
        <w:t>C</w:t>
      </w:r>
      <w:r w:rsidRPr="00257064">
        <w:t>), Calgary, AB</w:t>
      </w:r>
      <w:r w:rsidR="00F9124D" w:rsidRPr="00257064">
        <w:br/>
        <w:t>Role on Project: Electrical Discipline Lead</w:t>
      </w:r>
    </w:p>
    <w:p w14:paraId="2EF905E6" w14:textId="6D9C2A5F" w:rsidR="00D46832" w:rsidRPr="00257064" w:rsidRDefault="00D46832" w:rsidP="00D46832">
      <w:pPr>
        <w:pStyle w:val="NoSpacing"/>
        <w:numPr>
          <w:ilvl w:val="1"/>
          <w:numId w:val="35"/>
        </w:numPr>
        <w:spacing w:after="60"/>
        <w:ind w:left="1134" w:hanging="567"/>
      </w:pPr>
      <w:r w:rsidRPr="00257064">
        <w:t xml:space="preserve">Ogden, </w:t>
      </w:r>
    </w:p>
    <w:p w14:paraId="69477ADA" w14:textId="1B127307" w:rsidR="00D46832" w:rsidRPr="00257064" w:rsidRDefault="00D46832" w:rsidP="00D46832">
      <w:pPr>
        <w:pStyle w:val="NoSpacing"/>
        <w:numPr>
          <w:ilvl w:val="1"/>
          <w:numId w:val="35"/>
        </w:numPr>
        <w:spacing w:after="60"/>
        <w:ind w:left="1134" w:hanging="567"/>
      </w:pPr>
      <w:r w:rsidRPr="00257064">
        <w:t xml:space="preserve">Crescent Heights 2, </w:t>
      </w:r>
    </w:p>
    <w:p w14:paraId="3D1D0C6D" w14:textId="2DD39867" w:rsidR="00D46832" w:rsidRPr="00257064" w:rsidRDefault="00D46832" w:rsidP="00D46832">
      <w:pPr>
        <w:pStyle w:val="NoSpacing"/>
        <w:numPr>
          <w:ilvl w:val="1"/>
          <w:numId w:val="35"/>
        </w:numPr>
        <w:spacing w:after="60"/>
        <w:ind w:left="1134" w:hanging="567"/>
      </w:pPr>
      <w:r w:rsidRPr="00257064">
        <w:t xml:space="preserve">Hillhurst 2, </w:t>
      </w:r>
    </w:p>
    <w:p w14:paraId="78A14FF0" w14:textId="298A7E7D" w:rsidR="007A3675" w:rsidRPr="00257064" w:rsidRDefault="007A3675" w:rsidP="00952453">
      <w:pPr>
        <w:pStyle w:val="NoSpacing"/>
        <w:numPr>
          <w:ilvl w:val="0"/>
          <w:numId w:val="35"/>
        </w:numPr>
        <w:spacing w:after="80"/>
        <w:ind w:left="540" w:hanging="540"/>
      </w:pPr>
      <w:r w:rsidRPr="00257064">
        <w:t>Acadian Foundation - Consort Senior’s Lodge, Consort, AB</w:t>
      </w:r>
      <w:r w:rsidR="004B6113" w:rsidRPr="00257064">
        <w:t xml:space="preserve">, </w:t>
      </w:r>
      <w:r w:rsidR="00010C85" w:rsidRPr="00257064">
        <w:br/>
        <w:t xml:space="preserve">Role on Project: </w:t>
      </w:r>
      <w:r w:rsidR="003F358D" w:rsidRPr="00257064">
        <w:t>Principal-In-Charge</w:t>
      </w:r>
    </w:p>
    <w:p w14:paraId="78931305" w14:textId="4123376F" w:rsidR="00F9124D" w:rsidRPr="00257064" w:rsidRDefault="007A3675" w:rsidP="00952453">
      <w:pPr>
        <w:pStyle w:val="NoSpacing"/>
        <w:numPr>
          <w:ilvl w:val="0"/>
          <w:numId w:val="35"/>
        </w:numPr>
        <w:spacing w:after="80"/>
        <w:ind w:left="540" w:hanging="540"/>
      </w:pPr>
      <w:r w:rsidRPr="00257064">
        <w:t>Green</w:t>
      </w:r>
      <w:r w:rsidR="00F9124D" w:rsidRPr="00257064">
        <w:t xml:space="preserve">view Rise Supportive Living, Energy Retrofits, Calgary, AB, </w:t>
      </w:r>
      <w:r w:rsidR="00F9124D" w:rsidRPr="00257064">
        <w:br/>
        <w:t>Role on Project: Electrical Discipline Lead</w:t>
      </w:r>
    </w:p>
    <w:p w14:paraId="5F84B1F5" w14:textId="7F1275BC" w:rsidR="007A3675" w:rsidRPr="00257064" w:rsidRDefault="00F9124D" w:rsidP="00952453">
      <w:pPr>
        <w:pStyle w:val="NoSpacing"/>
        <w:numPr>
          <w:ilvl w:val="0"/>
          <w:numId w:val="35"/>
        </w:numPr>
        <w:spacing w:after="80"/>
        <w:ind w:left="540" w:hanging="540"/>
      </w:pPr>
      <w:r w:rsidRPr="00257064">
        <w:t>Green</w:t>
      </w:r>
      <w:r w:rsidR="007A3675" w:rsidRPr="00257064">
        <w:t xml:space="preserve"> Acres Foundation - Golden Acres Lodge, Lethbridge, AB</w:t>
      </w:r>
      <w:r w:rsidR="004B6113" w:rsidRPr="00257064">
        <w:t xml:space="preserve">, </w:t>
      </w:r>
      <w:r w:rsidR="00010C85" w:rsidRPr="00257064">
        <w:br/>
        <w:t xml:space="preserve">Role on Project: </w:t>
      </w:r>
      <w:r w:rsidR="003F358D" w:rsidRPr="00257064">
        <w:t>Principal-In-Charge</w:t>
      </w:r>
    </w:p>
    <w:p w14:paraId="00ABE2F1" w14:textId="023BBA64" w:rsidR="007A3675" w:rsidRPr="00257064" w:rsidRDefault="007A3675" w:rsidP="00952453">
      <w:pPr>
        <w:pStyle w:val="NoSpacing"/>
        <w:numPr>
          <w:ilvl w:val="0"/>
          <w:numId w:val="35"/>
        </w:numPr>
        <w:spacing w:after="80"/>
        <w:ind w:left="540" w:hanging="540"/>
      </w:pPr>
      <w:r w:rsidRPr="00257064">
        <w:t>Rocky View Foundation – Rocky View Lodge, Crossfield, AB</w:t>
      </w:r>
      <w:r w:rsidR="004B6113" w:rsidRPr="00257064">
        <w:t xml:space="preserve">, </w:t>
      </w:r>
      <w:r w:rsidR="00010C85" w:rsidRPr="00257064">
        <w:br/>
        <w:t xml:space="preserve">Role on Project: </w:t>
      </w:r>
      <w:r w:rsidR="003F358D" w:rsidRPr="00257064">
        <w:t>Principal-In-Charge</w:t>
      </w:r>
    </w:p>
    <w:p w14:paraId="5D2DF058" w14:textId="486A4301" w:rsidR="007A3675" w:rsidRPr="00257064" w:rsidRDefault="007A3675" w:rsidP="00952453">
      <w:pPr>
        <w:pStyle w:val="NoSpacing"/>
        <w:numPr>
          <w:ilvl w:val="0"/>
          <w:numId w:val="35"/>
        </w:numPr>
        <w:spacing w:after="80"/>
        <w:ind w:left="540" w:hanging="540"/>
      </w:pPr>
      <w:r w:rsidRPr="00257064">
        <w:t>Pioneer Lodge Modernization</w:t>
      </w:r>
      <w:ins w:id="4" w:author="Lindsay Wanhella" w:date="2023-03-15T11:38:00Z">
        <w:r w:rsidRPr="00257064">
          <w:t>,</w:t>
        </w:r>
      </w:ins>
      <w:r w:rsidRPr="00257064">
        <w:t xml:space="preserve"> Fort MacLeod, AB</w:t>
      </w:r>
      <w:r w:rsidR="004B6113" w:rsidRPr="00257064">
        <w:t xml:space="preserve">, </w:t>
      </w:r>
      <w:r w:rsidR="00010C85" w:rsidRPr="00257064">
        <w:br/>
        <w:t xml:space="preserve">Role on Project: </w:t>
      </w:r>
      <w:r w:rsidR="003F358D" w:rsidRPr="00257064">
        <w:t>Principal-In-Charge</w:t>
      </w:r>
    </w:p>
    <w:p w14:paraId="466A5409" w14:textId="2F994B71" w:rsidR="007A3675" w:rsidRPr="00257064" w:rsidRDefault="007A3675" w:rsidP="00952453">
      <w:pPr>
        <w:pStyle w:val="NoSpacing"/>
        <w:numPr>
          <w:ilvl w:val="0"/>
          <w:numId w:val="35"/>
        </w:numPr>
        <w:spacing w:after="80"/>
        <w:ind w:left="540" w:hanging="540"/>
      </w:pPr>
      <w:r w:rsidRPr="00257064">
        <w:t>Good Samaritan – Pioneer Lodge, Red Deer, AB</w:t>
      </w:r>
      <w:r w:rsidR="004B6113" w:rsidRPr="00257064">
        <w:t xml:space="preserve">, </w:t>
      </w:r>
      <w:r w:rsidR="00010C85" w:rsidRPr="00257064">
        <w:br/>
        <w:t xml:space="preserve">Role on Project: </w:t>
      </w:r>
      <w:r w:rsidR="003F358D" w:rsidRPr="00257064">
        <w:t>Principal-In-Charge</w:t>
      </w:r>
    </w:p>
    <w:p w14:paraId="7826AA11" w14:textId="26F002DF" w:rsidR="007A3675" w:rsidRPr="00257064" w:rsidRDefault="007A3675" w:rsidP="007A3675">
      <w:pPr>
        <w:pStyle w:val="NoSpacing"/>
        <w:numPr>
          <w:ilvl w:val="0"/>
          <w:numId w:val="35"/>
        </w:numPr>
        <w:spacing w:after="60"/>
        <w:ind w:left="567" w:hanging="567"/>
        <w:rPr>
          <w:lang w:val="en-US"/>
        </w:rPr>
      </w:pPr>
      <w:r w:rsidRPr="00257064">
        <w:rPr>
          <w:lang w:val="en-US"/>
        </w:rPr>
        <w:t>Akoya Multifamily Condominium,</w:t>
      </w:r>
      <w:r w:rsidR="00010C85" w:rsidRPr="00257064">
        <w:rPr>
          <w:lang w:val="en-US"/>
        </w:rPr>
        <w:t xml:space="preserve">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7E575558" w14:textId="60AAF02A" w:rsidR="007A3675" w:rsidRPr="00257064" w:rsidRDefault="007A3675" w:rsidP="007A3675">
      <w:pPr>
        <w:pStyle w:val="NoSpacing"/>
        <w:numPr>
          <w:ilvl w:val="0"/>
          <w:numId w:val="35"/>
        </w:numPr>
        <w:spacing w:after="60"/>
        <w:ind w:left="567" w:hanging="567"/>
        <w:rPr>
          <w:lang w:val="en-US"/>
        </w:rPr>
      </w:pPr>
      <w:r w:rsidRPr="00257064">
        <w:rPr>
          <w:lang w:val="en-US"/>
        </w:rPr>
        <w:t>Richardson Residence, Canmore,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777204E1" w14:textId="18CC5C38" w:rsidR="007A3675" w:rsidRPr="0040704C" w:rsidRDefault="007A3675" w:rsidP="007A3675">
      <w:pPr>
        <w:pStyle w:val="NoSpacing"/>
        <w:numPr>
          <w:ilvl w:val="0"/>
          <w:numId w:val="35"/>
        </w:numPr>
        <w:spacing w:after="60"/>
        <w:ind w:left="567" w:hanging="567"/>
        <w:rPr>
          <w:lang w:val="en-US"/>
        </w:rPr>
      </w:pPr>
      <w:r w:rsidRPr="00257064">
        <w:rPr>
          <w:lang w:val="en-US"/>
        </w:rPr>
        <w:t>Peachell Residence, Canmore, AB</w:t>
      </w:r>
      <w:r w:rsidR="004B6113" w:rsidRPr="00257064">
        <w:t xml:space="preserve">, </w:t>
      </w:r>
      <w:r w:rsidR="0060486F" w:rsidRPr="00257064">
        <w:rPr>
          <w:lang w:val="en-US"/>
        </w:rPr>
        <w:br/>
      </w:r>
      <w:r w:rsidR="0060486F" w:rsidRPr="00257064">
        <w:t xml:space="preserve">Role on Project: </w:t>
      </w:r>
      <w:r w:rsidR="003F358D" w:rsidRPr="00257064">
        <w:t>Principal-In-Charge</w:t>
      </w:r>
    </w:p>
    <w:p w14:paraId="76ECB339" w14:textId="77777777" w:rsidR="0040704C" w:rsidRPr="00257064" w:rsidRDefault="0040704C" w:rsidP="0040704C">
      <w:pPr>
        <w:pStyle w:val="NoSpacing"/>
        <w:spacing w:after="60"/>
        <w:ind w:left="567"/>
        <w:rPr>
          <w:lang w:val="en-US"/>
        </w:rPr>
      </w:pPr>
    </w:p>
    <w:p w14:paraId="517BDA0B" w14:textId="77777777" w:rsidR="00EC492F" w:rsidRPr="00257064" w:rsidRDefault="00EC492F" w:rsidP="00BB7C3A">
      <w:pPr>
        <w:pStyle w:val="ListBullet2"/>
      </w:pPr>
      <w:r w:rsidRPr="00257064">
        <w:t>Hotel</w:t>
      </w:r>
    </w:p>
    <w:p w14:paraId="40921B46" w14:textId="04F89FD4" w:rsidR="000D005E" w:rsidRDefault="000D005E" w:rsidP="000D005E">
      <w:pPr>
        <w:pStyle w:val="NoSpacing"/>
        <w:numPr>
          <w:ilvl w:val="0"/>
          <w:numId w:val="35"/>
        </w:numPr>
        <w:ind w:left="567" w:hanging="567"/>
        <w:rPr>
          <w:lang w:val="en-US"/>
        </w:rPr>
      </w:pPr>
      <w:r>
        <w:rPr>
          <w:lang w:val="en-US"/>
        </w:rPr>
        <w:t xml:space="preserve">Pomeroy Kananaskis Mountain Lodge G7 </w:t>
      </w:r>
      <w:r w:rsidR="00E3483F">
        <w:rPr>
          <w:lang w:val="en-US"/>
        </w:rPr>
        <w:t xml:space="preserve">Summit </w:t>
      </w:r>
      <w:r>
        <w:rPr>
          <w:lang w:val="en-US"/>
        </w:rPr>
        <w:t>Renovation, Kananaskis, AB</w:t>
      </w:r>
    </w:p>
    <w:p w14:paraId="3E88C5CE" w14:textId="4642C959" w:rsidR="000D005E" w:rsidRDefault="000D005E" w:rsidP="000D005E">
      <w:pPr>
        <w:pStyle w:val="NoSpacing"/>
        <w:spacing w:after="60"/>
        <w:ind w:left="567"/>
        <w:rPr>
          <w:lang w:val="en-US"/>
        </w:rPr>
      </w:pPr>
      <w:r>
        <w:rPr>
          <w:lang w:val="en-US"/>
        </w:rPr>
        <w:t xml:space="preserve">Role on Project: </w:t>
      </w:r>
      <w:r>
        <w:t>Engineer of Record</w:t>
      </w:r>
    </w:p>
    <w:p w14:paraId="761D95ED" w14:textId="66C56A38" w:rsidR="00C9016E" w:rsidRDefault="00C9016E" w:rsidP="00C9016E">
      <w:pPr>
        <w:pStyle w:val="NoSpacing"/>
        <w:numPr>
          <w:ilvl w:val="0"/>
          <w:numId w:val="35"/>
        </w:numPr>
        <w:ind w:left="567" w:hanging="567"/>
        <w:rPr>
          <w:lang w:val="en-US"/>
        </w:rPr>
      </w:pPr>
      <w:r>
        <w:rPr>
          <w:lang w:val="en-US"/>
        </w:rPr>
        <w:lastRenderedPageBreak/>
        <w:t>Hyatt Place, Whitehorse, YK</w:t>
      </w:r>
    </w:p>
    <w:p w14:paraId="08C512AC" w14:textId="29CB36BF" w:rsidR="00C9016E" w:rsidRDefault="00C9016E" w:rsidP="00C9016E">
      <w:pPr>
        <w:pStyle w:val="NoSpacing"/>
        <w:spacing w:after="60"/>
        <w:ind w:left="567"/>
        <w:rPr>
          <w:lang w:val="en-US"/>
        </w:rPr>
      </w:pPr>
      <w:r>
        <w:rPr>
          <w:lang w:val="en-US"/>
        </w:rPr>
        <w:t>Role on Project:</w:t>
      </w:r>
      <w:r w:rsidR="000D005E">
        <w:rPr>
          <w:lang w:val="en-US"/>
        </w:rPr>
        <w:t xml:space="preserve"> </w:t>
      </w:r>
      <w:r w:rsidR="000D005E" w:rsidRPr="00257064">
        <w:t>Principal-In-Charge</w:t>
      </w:r>
    </w:p>
    <w:p w14:paraId="1768A912" w14:textId="35BEDC7E" w:rsidR="007A3675" w:rsidRPr="00257064" w:rsidRDefault="007A3675" w:rsidP="00952453">
      <w:pPr>
        <w:pStyle w:val="NoSpacing"/>
        <w:numPr>
          <w:ilvl w:val="0"/>
          <w:numId w:val="35"/>
        </w:numPr>
        <w:spacing w:after="60"/>
        <w:ind w:left="567" w:hanging="567"/>
        <w:rPr>
          <w:lang w:val="en-US"/>
        </w:rPr>
      </w:pPr>
      <w:r w:rsidRPr="00257064">
        <w:rPr>
          <w:lang w:val="en-US"/>
        </w:rPr>
        <w:t>Acclaim Hotel Phase 2 Expansion,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252ADF8C" w14:textId="12B2C32A" w:rsidR="007A3675" w:rsidRPr="00257064" w:rsidRDefault="007A3675" w:rsidP="007A3675">
      <w:pPr>
        <w:pStyle w:val="NoSpacing"/>
        <w:numPr>
          <w:ilvl w:val="0"/>
          <w:numId w:val="35"/>
        </w:numPr>
        <w:spacing w:after="60"/>
        <w:ind w:left="567" w:hanging="567"/>
        <w:rPr>
          <w:lang w:val="en-US"/>
        </w:rPr>
      </w:pPr>
      <w:r w:rsidRPr="00257064">
        <w:rPr>
          <w:lang w:val="en-US"/>
        </w:rPr>
        <w:t>Cornerstone Lodge, Fernie, BC</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78CEC6B0" w14:textId="6EF5ED69" w:rsidR="007A3675" w:rsidRPr="00257064" w:rsidRDefault="007A3675" w:rsidP="007A3675">
      <w:pPr>
        <w:pStyle w:val="NoSpacing"/>
        <w:numPr>
          <w:ilvl w:val="0"/>
          <w:numId w:val="35"/>
        </w:numPr>
        <w:spacing w:after="60"/>
        <w:ind w:left="567" w:hanging="567"/>
        <w:rPr>
          <w:lang w:val="en-US"/>
        </w:rPr>
      </w:pPr>
      <w:r w:rsidRPr="00257064">
        <w:rPr>
          <w:lang w:val="en-US"/>
        </w:rPr>
        <w:t>Rimrock Hotel Fitness Centre Renovation, Banff</w:t>
      </w:r>
      <w:r w:rsidR="0054103B" w:rsidRPr="00257064">
        <w:rPr>
          <w:lang w:val="en-US"/>
        </w:rPr>
        <w:t xml:space="preserve"> National Park</w:t>
      </w:r>
      <w:r w:rsidRPr="00257064">
        <w:rPr>
          <w:lang w:val="en-US"/>
        </w:rPr>
        <w:t>,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2FA93D0F" w14:textId="6BA1B619" w:rsidR="007A3675" w:rsidRPr="00257064" w:rsidRDefault="007A3675" w:rsidP="007A3675">
      <w:pPr>
        <w:pStyle w:val="NoSpacing"/>
        <w:numPr>
          <w:ilvl w:val="0"/>
          <w:numId w:val="35"/>
        </w:numPr>
        <w:spacing w:after="60"/>
        <w:ind w:left="567" w:hanging="567"/>
        <w:rPr>
          <w:lang w:val="en-US"/>
        </w:rPr>
      </w:pPr>
      <w:r w:rsidRPr="00257064">
        <w:rPr>
          <w:lang w:val="en-US"/>
        </w:rPr>
        <w:t xml:space="preserve">Banff Springs Hotel, </w:t>
      </w:r>
      <w:r w:rsidR="00073DFF" w:rsidRPr="00257064">
        <w:rPr>
          <w:lang w:val="en-US"/>
        </w:rPr>
        <w:t xml:space="preserve">Spa Chiller Replacement, </w:t>
      </w:r>
      <w:r w:rsidRPr="00257064">
        <w:rPr>
          <w:lang w:val="en-US"/>
        </w:rPr>
        <w:t>Banff</w:t>
      </w:r>
      <w:r w:rsidR="0054103B" w:rsidRPr="00257064">
        <w:rPr>
          <w:lang w:val="en-US"/>
        </w:rPr>
        <w:t xml:space="preserve"> National Park</w:t>
      </w:r>
      <w:r w:rsidRPr="00257064">
        <w:rPr>
          <w:lang w:val="en-US"/>
        </w:rPr>
        <w:t>,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13153A7B" w14:textId="35D3DF15" w:rsidR="0054103B" w:rsidRPr="00257064" w:rsidRDefault="0054103B" w:rsidP="005E5112">
      <w:pPr>
        <w:pStyle w:val="NoSpacing"/>
        <w:numPr>
          <w:ilvl w:val="0"/>
          <w:numId w:val="35"/>
        </w:numPr>
        <w:spacing w:after="60"/>
        <w:ind w:left="567" w:hanging="567"/>
        <w:rPr>
          <w:lang w:val="en-US"/>
        </w:rPr>
      </w:pPr>
      <w:r w:rsidRPr="00257064">
        <w:rPr>
          <w:lang w:val="en-US"/>
        </w:rPr>
        <w:t xml:space="preserve">Jasper Park Lodge (JPL) Main Lodge Chiller Replacement, Jasper National Park, Alberta, </w:t>
      </w:r>
      <w:r w:rsidRPr="00257064">
        <w:rPr>
          <w:lang w:val="en-US"/>
        </w:rPr>
        <w:br/>
      </w:r>
      <w:r w:rsidR="00544289" w:rsidRPr="00257064">
        <w:t>Role on Project: Electrical Discipline Lead</w:t>
      </w:r>
    </w:p>
    <w:p w14:paraId="0A982A51" w14:textId="1C22082A" w:rsidR="007A3675" w:rsidRPr="00257064" w:rsidRDefault="007A3675" w:rsidP="007A3675">
      <w:pPr>
        <w:pStyle w:val="NoSpacing"/>
        <w:numPr>
          <w:ilvl w:val="0"/>
          <w:numId w:val="35"/>
        </w:numPr>
        <w:spacing w:after="60"/>
        <w:ind w:left="567" w:hanging="567"/>
        <w:rPr>
          <w:lang w:val="en-US"/>
        </w:rPr>
      </w:pPr>
      <w:r w:rsidRPr="00257064">
        <w:rPr>
          <w:lang w:val="en-US"/>
        </w:rPr>
        <w:t>Sheraton Hotel Red Deer Pool Upgrade, Red Deer, AB</w:t>
      </w:r>
      <w:r w:rsidR="004B6113" w:rsidRPr="00257064">
        <w:t xml:space="preserve">, </w:t>
      </w:r>
      <w:r w:rsidR="00010C85" w:rsidRPr="00257064">
        <w:br/>
        <w:t xml:space="preserve">Role on Project: </w:t>
      </w:r>
      <w:r w:rsidR="003F358D" w:rsidRPr="00257064">
        <w:t>Principal-In-Charge</w:t>
      </w:r>
    </w:p>
    <w:p w14:paraId="0A9C0BF1" w14:textId="609FFD6F" w:rsidR="007A3675" w:rsidRPr="00257064" w:rsidRDefault="007A3675" w:rsidP="007A3675">
      <w:pPr>
        <w:pStyle w:val="NoSpacing"/>
        <w:numPr>
          <w:ilvl w:val="0"/>
          <w:numId w:val="35"/>
        </w:numPr>
        <w:spacing w:after="60"/>
        <w:ind w:left="567" w:hanging="567"/>
        <w:rPr>
          <w:lang w:val="en-US"/>
        </w:rPr>
      </w:pPr>
      <w:r w:rsidRPr="00257064">
        <w:rPr>
          <w:lang w:val="en-US"/>
        </w:rPr>
        <w:t xml:space="preserve">Fort </w:t>
      </w:r>
      <w:r w:rsidR="00010C85" w:rsidRPr="00257064">
        <w:rPr>
          <w:lang w:val="en-US"/>
        </w:rPr>
        <w:t>McMurray</w:t>
      </w:r>
      <w:r w:rsidRPr="00257064">
        <w:rPr>
          <w:lang w:val="en-US"/>
        </w:rPr>
        <w:t xml:space="preserve"> Airport Hotel, Fort </w:t>
      </w:r>
      <w:r w:rsidR="00010C85" w:rsidRPr="00257064">
        <w:rPr>
          <w:lang w:val="en-US"/>
        </w:rPr>
        <w:t>McMurray</w:t>
      </w:r>
      <w:r w:rsidRPr="00257064">
        <w:rPr>
          <w:lang w:val="en-US"/>
        </w:rPr>
        <w:t>,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1F82DDF7" w14:textId="74CA84C8" w:rsidR="007A3675" w:rsidRPr="00710197" w:rsidRDefault="007A3675" w:rsidP="007A3675">
      <w:pPr>
        <w:pStyle w:val="NoSpacing"/>
        <w:numPr>
          <w:ilvl w:val="0"/>
          <w:numId w:val="35"/>
        </w:numPr>
        <w:spacing w:after="60"/>
        <w:ind w:left="567" w:hanging="567"/>
        <w:rPr>
          <w:lang w:val="en-US"/>
        </w:rPr>
      </w:pPr>
      <w:r w:rsidRPr="00257064">
        <w:rPr>
          <w:lang w:val="en-US"/>
        </w:rPr>
        <w:t>East Village Hilton,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5BC26F9B" w14:textId="77777777" w:rsidR="00710197" w:rsidRPr="00257064" w:rsidRDefault="00710197" w:rsidP="00710197">
      <w:pPr>
        <w:pStyle w:val="NoSpacing"/>
        <w:numPr>
          <w:ilvl w:val="0"/>
          <w:numId w:val="35"/>
        </w:numPr>
        <w:spacing w:after="60"/>
        <w:ind w:left="567" w:hanging="567"/>
        <w:rPr>
          <w:lang w:val="en-US"/>
        </w:rPr>
      </w:pPr>
      <w:r w:rsidRPr="00257064">
        <w:rPr>
          <w:lang w:val="en-US"/>
        </w:rPr>
        <w:t>CP Rail Resthouse, Calgary, AB</w:t>
      </w:r>
      <w:r w:rsidRPr="00257064">
        <w:t xml:space="preserve">, </w:t>
      </w:r>
      <w:r w:rsidRPr="00257064">
        <w:rPr>
          <w:lang w:val="en-US"/>
        </w:rPr>
        <w:br/>
      </w:r>
      <w:r w:rsidRPr="00257064">
        <w:t>Role on Project: Principal-In-Charge</w:t>
      </w:r>
    </w:p>
    <w:p w14:paraId="0CCAD10C" w14:textId="77777777" w:rsidR="00710197" w:rsidRPr="00257064" w:rsidRDefault="00710197" w:rsidP="00710197">
      <w:pPr>
        <w:pStyle w:val="NoSpacing"/>
        <w:spacing w:after="60"/>
        <w:ind w:left="567"/>
        <w:rPr>
          <w:lang w:val="en-US"/>
        </w:rPr>
      </w:pPr>
    </w:p>
    <w:p w14:paraId="7A8A1628" w14:textId="29BC8707" w:rsidR="00EC492F" w:rsidRPr="00257064" w:rsidRDefault="00EC492F" w:rsidP="00BB7C3A">
      <w:pPr>
        <w:pStyle w:val="ListBullet2"/>
        <w:rPr>
          <w:lang w:val="en-US"/>
        </w:rPr>
      </w:pPr>
      <w:r w:rsidRPr="00257064">
        <w:t>Studies</w:t>
      </w:r>
      <w:r w:rsidRPr="00257064">
        <w:rPr>
          <w:lang w:val="en-US"/>
        </w:rPr>
        <w:t xml:space="preserve"> &amp; Reports</w:t>
      </w:r>
    </w:p>
    <w:p w14:paraId="1E80FD09" w14:textId="77777777" w:rsidR="00EC492F" w:rsidRPr="00257064" w:rsidRDefault="00EC492F" w:rsidP="00EC492F">
      <w:pPr>
        <w:pStyle w:val="NoSpacing"/>
        <w:numPr>
          <w:ilvl w:val="0"/>
          <w:numId w:val="35"/>
        </w:numPr>
        <w:spacing w:after="60"/>
        <w:ind w:left="540" w:hanging="540"/>
      </w:pPr>
    </w:p>
    <w:p w14:paraId="55780986" w14:textId="597D2CB6" w:rsidR="00EC492F" w:rsidRPr="00257064" w:rsidRDefault="000C6E31" w:rsidP="00BB7C3A">
      <w:pPr>
        <w:pStyle w:val="ListBullet2"/>
        <w:rPr>
          <w:lang w:val="en-US"/>
        </w:rPr>
      </w:pPr>
      <w:r>
        <w:t>Church</w:t>
      </w:r>
    </w:p>
    <w:p w14:paraId="184F6CC9" w14:textId="692778A7" w:rsidR="000C6E31" w:rsidRDefault="000C6E31" w:rsidP="000C6E31">
      <w:pPr>
        <w:pStyle w:val="NoSpacing"/>
        <w:numPr>
          <w:ilvl w:val="0"/>
          <w:numId w:val="35"/>
        </w:numPr>
        <w:ind w:left="567" w:hanging="567"/>
        <w:rPr>
          <w:lang w:val="en-US"/>
        </w:rPr>
      </w:pPr>
      <w:r>
        <w:rPr>
          <w:lang w:val="en-US"/>
        </w:rPr>
        <w:t>Renfrew Baptist Church, Calgary, AB</w:t>
      </w:r>
    </w:p>
    <w:p w14:paraId="3A0D1A7C" w14:textId="77777777" w:rsidR="000C6E31" w:rsidRPr="00257064" w:rsidRDefault="000C6E31" w:rsidP="000C6E31">
      <w:pPr>
        <w:pStyle w:val="NoSpacing"/>
        <w:spacing w:after="60"/>
        <w:ind w:left="567"/>
        <w:rPr>
          <w:lang w:val="en-US"/>
        </w:rPr>
      </w:pPr>
      <w:r w:rsidRPr="00257064">
        <w:t>Role on Project: Principal-In-Charge</w:t>
      </w:r>
    </w:p>
    <w:p w14:paraId="46867EE1" w14:textId="731FA98A" w:rsidR="000C6E31" w:rsidRDefault="005F4B68" w:rsidP="005F4B68">
      <w:pPr>
        <w:pStyle w:val="NoSpacing"/>
        <w:numPr>
          <w:ilvl w:val="0"/>
          <w:numId w:val="35"/>
        </w:numPr>
        <w:ind w:left="539" w:hanging="539"/>
      </w:pPr>
      <w:r>
        <w:t>Jesus Christ of Latter Day Saints</w:t>
      </w:r>
      <w:r w:rsidR="000C6E31">
        <w:t xml:space="preserve"> </w:t>
      </w:r>
      <w:r>
        <w:t xml:space="preserve">(LDS) </w:t>
      </w:r>
      <w:r w:rsidR="000C6E31">
        <w:t>Chruch</w:t>
      </w:r>
    </w:p>
    <w:p w14:paraId="30BE6391" w14:textId="33B37310" w:rsidR="000C6E31" w:rsidRDefault="000C6E31" w:rsidP="000C6E31">
      <w:pPr>
        <w:pStyle w:val="NoSpacing"/>
        <w:spacing w:after="60"/>
        <w:ind w:left="567"/>
      </w:pPr>
      <w:r w:rsidRPr="00257064">
        <w:t xml:space="preserve">Role on Project: </w:t>
      </w:r>
      <w:r w:rsidR="005F4B68">
        <w:t>Engineer of Record</w:t>
      </w:r>
    </w:p>
    <w:p w14:paraId="0FA8B674" w14:textId="3A35B17B" w:rsidR="005F4B68" w:rsidRDefault="005F4B68" w:rsidP="005F4B68">
      <w:pPr>
        <w:pStyle w:val="NoSpacing"/>
        <w:numPr>
          <w:ilvl w:val="0"/>
          <w:numId w:val="48"/>
        </w:numPr>
        <w:spacing w:after="60"/>
      </w:pPr>
      <w:r>
        <w:t>LDS Airdrie Expansion</w:t>
      </w:r>
    </w:p>
    <w:p w14:paraId="0022D171" w14:textId="05EC2BAF" w:rsidR="005F4B68" w:rsidRDefault="005F4B68" w:rsidP="005F4B68">
      <w:pPr>
        <w:pStyle w:val="NoSpacing"/>
        <w:numPr>
          <w:ilvl w:val="0"/>
          <w:numId w:val="48"/>
        </w:numPr>
        <w:spacing w:after="60"/>
      </w:pPr>
      <w:r>
        <w:t>LDS Seton</w:t>
      </w:r>
    </w:p>
    <w:p w14:paraId="54B4C5AB" w14:textId="740E7A92" w:rsidR="005F4B68" w:rsidRDefault="005F4B68" w:rsidP="005F4B68">
      <w:pPr>
        <w:pStyle w:val="NoSpacing"/>
        <w:numPr>
          <w:ilvl w:val="0"/>
          <w:numId w:val="48"/>
        </w:numPr>
        <w:spacing w:after="60"/>
      </w:pPr>
      <w:r>
        <w:t>LDS Cherry Grove</w:t>
      </w:r>
    </w:p>
    <w:p w14:paraId="7686E6A6" w14:textId="10452EF6" w:rsidR="005F4B68" w:rsidRDefault="005F4B68" w:rsidP="005F4B68">
      <w:pPr>
        <w:pStyle w:val="NoSpacing"/>
        <w:numPr>
          <w:ilvl w:val="0"/>
          <w:numId w:val="48"/>
        </w:numPr>
        <w:spacing w:after="60"/>
      </w:pPr>
      <w:r>
        <w:t>LDS Onoway</w:t>
      </w:r>
    </w:p>
    <w:p w14:paraId="67300330" w14:textId="4FD463F7" w:rsidR="00A91DC6" w:rsidRDefault="00A91DC6" w:rsidP="00A91DC6">
      <w:pPr>
        <w:pStyle w:val="NoSpacing"/>
        <w:numPr>
          <w:ilvl w:val="0"/>
          <w:numId w:val="35"/>
        </w:numPr>
        <w:ind w:left="567" w:hanging="567"/>
        <w:rPr>
          <w:lang w:val="en-US"/>
        </w:rPr>
      </w:pPr>
      <w:r>
        <w:rPr>
          <w:lang w:val="en-US"/>
        </w:rPr>
        <w:t>Morinville</w:t>
      </w:r>
      <w:r>
        <w:rPr>
          <w:lang w:val="en-US"/>
        </w:rPr>
        <w:t xml:space="preserve"> Church, </w:t>
      </w:r>
      <w:r>
        <w:rPr>
          <w:lang w:val="en-US"/>
        </w:rPr>
        <w:t>Morinville</w:t>
      </w:r>
      <w:r>
        <w:rPr>
          <w:lang w:val="en-US"/>
        </w:rPr>
        <w:t>, AB</w:t>
      </w:r>
    </w:p>
    <w:p w14:paraId="37F7365C" w14:textId="593246C3" w:rsidR="00A91DC6" w:rsidRPr="00257064" w:rsidRDefault="00A91DC6" w:rsidP="00A91DC6">
      <w:pPr>
        <w:pStyle w:val="NoSpacing"/>
        <w:spacing w:after="60"/>
        <w:ind w:left="567"/>
        <w:rPr>
          <w:lang w:val="en-US"/>
        </w:rPr>
      </w:pPr>
      <w:r w:rsidRPr="00257064">
        <w:t xml:space="preserve">Role on Project: </w:t>
      </w:r>
      <w:r w:rsidRPr="00A91DC6">
        <w:t>Engineer of Record</w:t>
      </w:r>
    </w:p>
    <w:p w14:paraId="15AECA5A" w14:textId="4C7C12E0" w:rsidR="001C48AF" w:rsidRDefault="001C48AF" w:rsidP="001C48AF">
      <w:pPr>
        <w:pStyle w:val="NoSpacing"/>
        <w:numPr>
          <w:ilvl w:val="0"/>
          <w:numId w:val="35"/>
        </w:numPr>
        <w:ind w:left="567" w:hanging="567"/>
        <w:rPr>
          <w:lang w:val="en-US"/>
        </w:rPr>
      </w:pPr>
      <w:r w:rsidRPr="001C48AF">
        <w:t>Anglican Parish of St. Mark &amp; St. Philip</w:t>
      </w:r>
      <w:r>
        <w:rPr>
          <w:lang w:val="en-US"/>
        </w:rPr>
        <w:t xml:space="preserve"> Church</w:t>
      </w:r>
      <w:r>
        <w:rPr>
          <w:lang w:val="en-US"/>
        </w:rPr>
        <w:t xml:space="preserve"> Renovation</w:t>
      </w:r>
      <w:r>
        <w:rPr>
          <w:lang w:val="en-US"/>
        </w:rPr>
        <w:t xml:space="preserve">, </w:t>
      </w:r>
      <w:r>
        <w:rPr>
          <w:lang w:val="en-US"/>
        </w:rPr>
        <w:t>Calgary</w:t>
      </w:r>
      <w:r>
        <w:rPr>
          <w:lang w:val="en-US"/>
        </w:rPr>
        <w:t>, AB</w:t>
      </w:r>
    </w:p>
    <w:p w14:paraId="6D9592B1" w14:textId="77777777" w:rsidR="001C48AF" w:rsidRPr="00257064" w:rsidRDefault="001C48AF" w:rsidP="001C48AF">
      <w:pPr>
        <w:pStyle w:val="NoSpacing"/>
        <w:spacing w:after="60"/>
        <w:ind w:left="567"/>
        <w:rPr>
          <w:lang w:val="en-US"/>
        </w:rPr>
      </w:pPr>
      <w:r w:rsidRPr="00257064">
        <w:t xml:space="preserve">Role on Project: </w:t>
      </w:r>
      <w:r w:rsidRPr="00A91DC6">
        <w:t>Engineer of Record</w:t>
      </w:r>
    </w:p>
    <w:p w14:paraId="1C873D83" w14:textId="2A7CD490" w:rsidR="001C48AF" w:rsidRPr="00257064" w:rsidRDefault="00306C29" w:rsidP="000C6E31">
      <w:pPr>
        <w:pStyle w:val="NoSpacing"/>
        <w:spacing w:after="60"/>
      </w:pPr>
      <w:r>
        <w:t>ind</w:t>
      </w:r>
    </w:p>
    <w:p w14:paraId="4E90B5F9" w14:textId="77777777" w:rsidR="00EC492F" w:rsidRPr="00257064" w:rsidRDefault="00EC492F" w:rsidP="00BB7C3A">
      <w:pPr>
        <w:pStyle w:val="ListBullet2"/>
        <w:rPr>
          <w:lang w:val="en-US"/>
        </w:rPr>
      </w:pPr>
      <w:r w:rsidRPr="00257064">
        <w:t>Transportation</w:t>
      </w:r>
    </w:p>
    <w:p w14:paraId="31437585" w14:textId="68B8C0A1" w:rsidR="00260907" w:rsidRDefault="00260907" w:rsidP="00260907">
      <w:pPr>
        <w:pStyle w:val="NoSpacing"/>
        <w:numPr>
          <w:ilvl w:val="0"/>
          <w:numId w:val="35"/>
        </w:numPr>
        <w:ind w:left="567" w:hanging="567"/>
        <w:rPr>
          <w:lang w:val="en-US"/>
        </w:rPr>
      </w:pPr>
      <w:r>
        <w:rPr>
          <w:lang w:val="en-US"/>
        </w:rPr>
        <w:t>YYC Aspire Lounge Calgary Airport, Calgary, AB</w:t>
      </w:r>
    </w:p>
    <w:p w14:paraId="6EC22795" w14:textId="77777777" w:rsidR="00260907" w:rsidRPr="00257064" w:rsidRDefault="00260907" w:rsidP="00260907">
      <w:pPr>
        <w:pStyle w:val="NoSpacing"/>
        <w:spacing w:after="60"/>
        <w:ind w:left="567"/>
        <w:rPr>
          <w:lang w:val="en-US"/>
        </w:rPr>
      </w:pPr>
      <w:r w:rsidRPr="00257064">
        <w:t>Role on Project: Principal-In-Charge</w:t>
      </w:r>
    </w:p>
    <w:p w14:paraId="11082377" w14:textId="3408B626" w:rsidR="00260907" w:rsidRPr="00300CC4" w:rsidRDefault="00260907" w:rsidP="00260907">
      <w:pPr>
        <w:pStyle w:val="NoSpacing"/>
        <w:numPr>
          <w:ilvl w:val="0"/>
          <w:numId w:val="35"/>
        </w:numPr>
        <w:spacing w:after="60"/>
        <w:ind w:left="567" w:hanging="567"/>
        <w:rPr>
          <w:lang w:val="en-US"/>
        </w:rPr>
      </w:pPr>
      <w:r>
        <w:rPr>
          <w:lang w:val="en-US"/>
        </w:rPr>
        <w:t>YYC Chinook Lounge Calgary Airport</w:t>
      </w:r>
      <w:r w:rsidRPr="00257064">
        <w:rPr>
          <w:lang w:val="en-US"/>
        </w:rPr>
        <w:t>, Calgary, AB</w:t>
      </w:r>
      <w:r w:rsidRPr="00257064">
        <w:t xml:space="preserve">, </w:t>
      </w:r>
      <w:r w:rsidRPr="00257064">
        <w:rPr>
          <w:lang w:val="en-US"/>
        </w:rPr>
        <w:br/>
      </w:r>
      <w:r w:rsidRPr="00257064">
        <w:t>Role on Project: Principal-In-Charge</w:t>
      </w:r>
    </w:p>
    <w:p w14:paraId="4640876C" w14:textId="428DE94C" w:rsidR="00300CC4" w:rsidRDefault="00300CC4" w:rsidP="00300CC4">
      <w:pPr>
        <w:pStyle w:val="NoSpacing"/>
        <w:numPr>
          <w:ilvl w:val="0"/>
          <w:numId w:val="35"/>
        </w:numPr>
        <w:ind w:left="567" w:hanging="567"/>
        <w:rPr>
          <w:lang w:val="en-US"/>
        </w:rPr>
      </w:pPr>
      <w:r w:rsidRPr="00300CC4">
        <w:rPr>
          <w:lang w:val="en-US"/>
        </w:rPr>
        <w:t>Y</w:t>
      </w:r>
      <w:r>
        <w:rPr>
          <w:lang w:val="en-US"/>
        </w:rPr>
        <w:t>Y</w:t>
      </w:r>
      <w:r w:rsidRPr="00300CC4">
        <w:rPr>
          <w:lang w:val="en-US"/>
        </w:rPr>
        <w:t>C ITV Cargo Antenna CBSA Radios</w:t>
      </w:r>
    </w:p>
    <w:p w14:paraId="21692380" w14:textId="77777777" w:rsidR="00300CC4" w:rsidRPr="00300CC4" w:rsidRDefault="00300CC4" w:rsidP="00B07B1D">
      <w:pPr>
        <w:pStyle w:val="NoSpacing"/>
        <w:spacing w:after="60"/>
        <w:ind w:firstLine="567"/>
        <w:rPr>
          <w:lang w:val="en-US"/>
        </w:rPr>
      </w:pPr>
      <w:r w:rsidRPr="00300CC4">
        <w:t>Role on Project: Principal-In-Charge</w:t>
      </w:r>
    </w:p>
    <w:p w14:paraId="2F1A45F2" w14:textId="14F13D36" w:rsidR="00B07B1D" w:rsidRPr="00300CC4" w:rsidRDefault="00B07B1D" w:rsidP="00B07B1D">
      <w:pPr>
        <w:pStyle w:val="NoSpacing"/>
        <w:numPr>
          <w:ilvl w:val="0"/>
          <w:numId w:val="35"/>
        </w:numPr>
        <w:spacing w:after="60"/>
        <w:ind w:left="567" w:hanging="567"/>
        <w:rPr>
          <w:lang w:val="en-US"/>
        </w:rPr>
      </w:pPr>
      <w:r>
        <w:rPr>
          <w:lang w:val="en-US"/>
        </w:rPr>
        <w:t>NAV Canada Renovation</w:t>
      </w:r>
      <w:r w:rsidRPr="00257064">
        <w:rPr>
          <w:lang w:val="en-US"/>
        </w:rPr>
        <w:t>, Calgary, AB</w:t>
      </w:r>
      <w:r w:rsidRPr="00257064">
        <w:t xml:space="preserve">, </w:t>
      </w:r>
      <w:r w:rsidRPr="00257064">
        <w:rPr>
          <w:lang w:val="en-US"/>
        </w:rPr>
        <w:br/>
      </w:r>
      <w:r w:rsidRPr="00257064">
        <w:t>Role on Project: Principal-In-Charge</w:t>
      </w:r>
    </w:p>
    <w:p w14:paraId="20A1F5F0" w14:textId="22F3A729" w:rsidR="007A3675" w:rsidRPr="00257064" w:rsidRDefault="007A3675" w:rsidP="007A3675">
      <w:pPr>
        <w:pStyle w:val="NoSpacing"/>
        <w:numPr>
          <w:ilvl w:val="0"/>
          <w:numId w:val="35"/>
        </w:numPr>
        <w:spacing w:after="60"/>
        <w:ind w:left="567" w:hanging="567"/>
        <w:rPr>
          <w:lang w:val="en-US"/>
        </w:rPr>
      </w:pPr>
      <w:r w:rsidRPr="00257064">
        <w:rPr>
          <w:lang w:val="en-US"/>
        </w:rPr>
        <w:t>Air Canada Cargo Tenant Improvement,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0064C1EC" w14:textId="09D68AB7" w:rsidR="007A3675" w:rsidRPr="00257064" w:rsidRDefault="007A3675" w:rsidP="007A3675">
      <w:pPr>
        <w:pStyle w:val="NoSpacing"/>
        <w:numPr>
          <w:ilvl w:val="0"/>
          <w:numId w:val="35"/>
        </w:numPr>
        <w:spacing w:after="60"/>
        <w:ind w:left="567" w:hanging="567"/>
        <w:rPr>
          <w:lang w:val="en-US"/>
        </w:rPr>
      </w:pPr>
      <w:r w:rsidRPr="00257064">
        <w:rPr>
          <w:lang w:val="en-US"/>
        </w:rPr>
        <w:lastRenderedPageBreak/>
        <w:t>ESSO Avitat Air Terminal Building and Airplane Hangar,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34702405" w14:textId="06943AFE"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Executive Office Renovation,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4D22B0E1" w14:textId="7FA7D1B3"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 D-Widening Office and Conference Development,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46E88087" w14:textId="6424BF67"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Air Terminal Building Lighting Upgrade,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60979E3F" w14:textId="70CFCA86"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Operations Tower,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339EC39C" w14:textId="6E997D66"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Telecom Infrastructure Design Services, Calgary,</w:t>
      </w:r>
      <w:r w:rsidR="004B6113" w:rsidRPr="00257064">
        <w:rPr>
          <w:lang w:val="en-US"/>
        </w:rPr>
        <w:t xml:space="preserve">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6CC300A6" w14:textId="116CA2AD"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Ground Side Purple Parking Lot,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0FFCDD5D" w14:textId="0FA97AA0"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 Various Parking Lot Expansions, Calgary, AB</w:t>
      </w:r>
      <w:r w:rsidR="004B6113" w:rsidRPr="00257064">
        <w:t xml:space="preserve">, </w:t>
      </w:r>
      <w:r w:rsidR="00010C85" w:rsidRPr="00257064">
        <w:rPr>
          <w:lang w:val="en-US"/>
        </w:rPr>
        <w:br/>
      </w:r>
      <w:r w:rsidR="00010C85" w:rsidRPr="00257064">
        <w:t xml:space="preserve">Role on Project: </w:t>
      </w:r>
      <w:r w:rsidR="003F358D" w:rsidRPr="00257064">
        <w:t>Principal-In-Charge</w:t>
      </w:r>
    </w:p>
    <w:p w14:paraId="72C4F267" w14:textId="73D2134E"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 National Alamo Car Rental Facility, Calgary, AB</w:t>
      </w:r>
      <w:r w:rsidR="004B6113" w:rsidRPr="00257064">
        <w:t xml:space="preserve">, </w:t>
      </w:r>
      <w:r w:rsidR="00E04146" w:rsidRPr="00257064">
        <w:rPr>
          <w:lang w:val="en-US"/>
        </w:rPr>
        <w:br/>
      </w:r>
      <w:r w:rsidR="00E04146" w:rsidRPr="00257064">
        <w:t xml:space="preserve">Role on Project: </w:t>
      </w:r>
      <w:r w:rsidR="003F358D" w:rsidRPr="00257064">
        <w:t>Principal-In-Charge</w:t>
      </w:r>
    </w:p>
    <w:p w14:paraId="08944D69" w14:textId="5D3B869A"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 Groundside Lighting Study, Calgary, AB</w:t>
      </w:r>
      <w:r w:rsidR="004B6113" w:rsidRPr="00257064">
        <w:t xml:space="preserve">, </w:t>
      </w:r>
      <w:r w:rsidR="00E04146" w:rsidRPr="00257064">
        <w:rPr>
          <w:lang w:val="en-US"/>
        </w:rPr>
        <w:br/>
      </w:r>
      <w:r w:rsidR="00E04146" w:rsidRPr="00257064">
        <w:t xml:space="preserve">Role on Project: </w:t>
      </w:r>
      <w:r w:rsidR="003F358D" w:rsidRPr="00257064">
        <w:t>Principal-In-Charge</w:t>
      </w:r>
    </w:p>
    <w:p w14:paraId="3C6A6F84" w14:textId="4FA7B81B" w:rsidR="007A3675" w:rsidRPr="00257064" w:rsidRDefault="007A3675" w:rsidP="007A3675">
      <w:pPr>
        <w:pStyle w:val="NoSpacing"/>
        <w:numPr>
          <w:ilvl w:val="0"/>
          <w:numId w:val="35"/>
        </w:numPr>
        <w:spacing w:after="60"/>
        <w:ind w:left="567" w:hanging="567"/>
        <w:rPr>
          <w:lang w:val="en-US"/>
        </w:rPr>
      </w:pPr>
      <w:r w:rsidRPr="00257064">
        <w:rPr>
          <w:lang w:val="en-US"/>
        </w:rPr>
        <w:t>Calgary International Airport – Early Warning Lightning Protection System Study, Calgary, AB</w:t>
      </w:r>
      <w:r w:rsidR="004B6113" w:rsidRPr="00257064">
        <w:t xml:space="preserve">, </w:t>
      </w:r>
      <w:r w:rsidR="00E04146" w:rsidRPr="00257064">
        <w:rPr>
          <w:lang w:val="en-US"/>
        </w:rPr>
        <w:br/>
      </w:r>
      <w:r w:rsidR="00E04146" w:rsidRPr="00257064">
        <w:t xml:space="preserve">Role on Project: </w:t>
      </w:r>
      <w:r w:rsidR="003F358D" w:rsidRPr="00257064">
        <w:t>Principal-In-Charge</w:t>
      </w:r>
    </w:p>
    <w:p w14:paraId="5A44E189" w14:textId="704ECECE" w:rsidR="007A3675" w:rsidRPr="00257064" w:rsidRDefault="007A3675" w:rsidP="007A3675">
      <w:pPr>
        <w:numPr>
          <w:ilvl w:val="0"/>
          <w:numId w:val="35"/>
        </w:numPr>
        <w:spacing w:after="60"/>
        <w:ind w:left="567" w:hanging="567"/>
        <w:rPr>
          <w:lang w:val="en-US"/>
        </w:rPr>
      </w:pPr>
      <w:r w:rsidRPr="00257064">
        <w:rPr>
          <w:lang w:val="en-US"/>
        </w:rPr>
        <w:t>Calgary International Airport – Ground Side Control Tower, Calgary, AB</w:t>
      </w:r>
      <w:r w:rsidR="004B6113" w:rsidRPr="00257064">
        <w:t xml:space="preserve">, </w:t>
      </w:r>
      <w:r w:rsidR="00E04146" w:rsidRPr="00257064">
        <w:rPr>
          <w:lang w:val="en-US"/>
        </w:rPr>
        <w:br/>
      </w:r>
      <w:r w:rsidR="00E04146" w:rsidRPr="00257064">
        <w:t xml:space="preserve">Role on Project: </w:t>
      </w:r>
      <w:r w:rsidR="003F358D" w:rsidRPr="00257064">
        <w:t>Principal-In-Charge</w:t>
      </w:r>
    </w:p>
    <w:p w14:paraId="6BDDDFA3" w14:textId="1A609D5D" w:rsidR="007A3675" w:rsidRPr="00257064" w:rsidRDefault="007A3675" w:rsidP="00E04146">
      <w:pPr>
        <w:numPr>
          <w:ilvl w:val="0"/>
          <w:numId w:val="35"/>
        </w:numPr>
        <w:spacing w:after="60"/>
        <w:ind w:left="567" w:hanging="567"/>
        <w:rPr>
          <w:lang w:val="en-US"/>
        </w:rPr>
      </w:pPr>
      <w:r w:rsidRPr="00257064">
        <w:rPr>
          <w:lang w:val="en-US"/>
        </w:rPr>
        <w:t>Calgary International Airport – Air Cargo Center, Calgary, AB</w:t>
      </w:r>
      <w:r w:rsidR="004B6113" w:rsidRPr="00257064">
        <w:t xml:space="preserve">, </w:t>
      </w:r>
      <w:r w:rsidR="00E04146" w:rsidRPr="00257064">
        <w:rPr>
          <w:lang w:val="en-US"/>
        </w:rPr>
        <w:br/>
      </w:r>
      <w:r w:rsidR="00E04146" w:rsidRPr="00257064">
        <w:t xml:space="preserve">Role on Project: </w:t>
      </w:r>
      <w:r w:rsidR="003F358D" w:rsidRPr="00257064">
        <w:t>Principal-In-Charge</w:t>
      </w:r>
    </w:p>
    <w:p w14:paraId="0477515D" w14:textId="0781BB40" w:rsidR="007A3675" w:rsidRPr="00257064" w:rsidRDefault="007A3675" w:rsidP="007A3675">
      <w:pPr>
        <w:numPr>
          <w:ilvl w:val="0"/>
          <w:numId w:val="35"/>
        </w:numPr>
        <w:spacing w:after="60"/>
        <w:ind w:left="567" w:hanging="567"/>
        <w:rPr>
          <w:lang w:val="en-US"/>
        </w:rPr>
      </w:pPr>
      <w:r w:rsidRPr="00257064">
        <w:rPr>
          <w:lang w:val="en-US"/>
        </w:rPr>
        <w:t>Canadian Border Service Agent Tenant Improvement</w:t>
      </w:r>
      <w:r w:rsidR="004A422B" w:rsidRPr="00257064">
        <w:rPr>
          <w:lang w:val="en-US"/>
        </w:rPr>
        <w:t>, Coutts, AB</w:t>
      </w:r>
      <w:r w:rsidR="004A422B" w:rsidRPr="00257064">
        <w:t xml:space="preserve">, </w:t>
      </w:r>
      <w:r w:rsidR="00E04146" w:rsidRPr="00257064">
        <w:rPr>
          <w:lang w:val="en-US"/>
        </w:rPr>
        <w:br/>
      </w:r>
      <w:r w:rsidR="00E04146" w:rsidRPr="00257064">
        <w:t xml:space="preserve">Role on Project: </w:t>
      </w:r>
      <w:r w:rsidR="003F358D" w:rsidRPr="00257064">
        <w:t>Principal-In-Charge</w:t>
      </w:r>
    </w:p>
    <w:p w14:paraId="70791774" w14:textId="16F93E26" w:rsidR="007A3675" w:rsidRPr="00257064" w:rsidRDefault="007A3675" w:rsidP="007A3675">
      <w:pPr>
        <w:numPr>
          <w:ilvl w:val="0"/>
          <w:numId w:val="35"/>
        </w:numPr>
        <w:spacing w:after="60"/>
        <w:ind w:left="567" w:hanging="567"/>
        <w:rPr>
          <w:lang w:val="en-US"/>
        </w:rPr>
      </w:pPr>
      <w:r w:rsidRPr="00257064">
        <w:rPr>
          <w:lang w:val="en-US"/>
        </w:rPr>
        <w:t xml:space="preserve">Fort </w:t>
      </w:r>
      <w:r w:rsidR="00010C85" w:rsidRPr="00257064">
        <w:rPr>
          <w:lang w:val="en-US"/>
        </w:rPr>
        <w:t>McMurray</w:t>
      </w:r>
      <w:r w:rsidRPr="00257064">
        <w:rPr>
          <w:lang w:val="en-US"/>
        </w:rPr>
        <w:t xml:space="preserve"> Airport Hotel, Fort </w:t>
      </w:r>
      <w:r w:rsidR="00010C85" w:rsidRPr="00257064">
        <w:rPr>
          <w:lang w:val="en-US"/>
        </w:rPr>
        <w:t>McMurray</w:t>
      </w:r>
      <w:r w:rsidRPr="00257064">
        <w:rPr>
          <w:lang w:val="en-US"/>
        </w:rPr>
        <w:t>, AB</w:t>
      </w:r>
      <w:r w:rsidR="004A422B" w:rsidRPr="00257064">
        <w:t xml:space="preserve">, </w:t>
      </w:r>
      <w:r w:rsidR="00E04146" w:rsidRPr="00257064">
        <w:rPr>
          <w:lang w:val="en-US"/>
        </w:rPr>
        <w:br/>
      </w:r>
      <w:r w:rsidR="00E04146" w:rsidRPr="00257064">
        <w:t xml:space="preserve">Role on Project: </w:t>
      </w:r>
      <w:r w:rsidR="003F358D" w:rsidRPr="00257064">
        <w:t>Principal-In-Charge</w:t>
      </w:r>
    </w:p>
    <w:p w14:paraId="70859F98" w14:textId="72D1FE9C" w:rsidR="007A3675" w:rsidRPr="00257064" w:rsidRDefault="007A3675" w:rsidP="007A3675">
      <w:pPr>
        <w:numPr>
          <w:ilvl w:val="0"/>
          <w:numId w:val="35"/>
        </w:numPr>
        <w:spacing w:after="60"/>
        <w:ind w:left="567" w:hanging="567"/>
        <w:rPr>
          <w:rFonts w:cs="Tw Cen MT"/>
        </w:rPr>
      </w:pPr>
      <w:r w:rsidRPr="00257064">
        <w:rPr>
          <w:rFonts w:cs="TwCenMT-Regular"/>
          <w:color w:val="000000"/>
        </w:rPr>
        <w:t>Coutts Border Crossing Power Study</w:t>
      </w:r>
      <w:r w:rsidR="00A35177" w:rsidRPr="00257064">
        <w:rPr>
          <w:rFonts w:cs="TwCenMT-Regular"/>
          <w:color w:val="000000"/>
        </w:rPr>
        <w:t>, Coutts</w:t>
      </w:r>
      <w:r w:rsidR="00347565" w:rsidRPr="00257064">
        <w:rPr>
          <w:rFonts w:cs="TwCenMT-Regular"/>
          <w:color w:val="000000"/>
        </w:rPr>
        <w:t>, AB</w:t>
      </w:r>
      <w:r w:rsidR="004A422B" w:rsidRPr="00257064">
        <w:t xml:space="preserve">, </w:t>
      </w:r>
      <w:r w:rsidR="00E04146" w:rsidRPr="00257064">
        <w:rPr>
          <w:rFonts w:cs="TwCenMT-Regular"/>
          <w:color w:val="000000"/>
        </w:rPr>
        <w:br/>
      </w:r>
      <w:r w:rsidR="00E04146" w:rsidRPr="00257064">
        <w:t xml:space="preserve">Role on Project: </w:t>
      </w:r>
      <w:r w:rsidR="003F358D" w:rsidRPr="00257064">
        <w:t>Principal-In-Charge</w:t>
      </w:r>
    </w:p>
    <w:p w14:paraId="66CC40F7" w14:textId="20F507A6" w:rsidR="00784EDF" w:rsidRPr="00257064" w:rsidRDefault="00784EDF" w:rsidP="00BB7C3A">
      <w:pPr>
        <w:pStyle w:val="ListBullet2"/>
      </w:pPr>
      <w:r w:rsidRPr="00257064">
        <w:t>Roadway Lighting</w:t>
      </w:r>
    </w:p>
    <w:p w14:paraId="39D4563C" w14:textId="77777777" w:rsidR="00A51819" w:rsidRPr="008A271A" w:rsidRDefault="00A51819" w:rsidP="00A51819">
      <w:pPr>
        <w:numPr>
          <w:ilvl w:val="0"/>
          <w:numId w:val="35"/>
        </w:numPr>
        <w:spacing w:after="0"/>
        <w:ind w:left="567" w:hanging="567"/>
      </w:pPr>
      <w:r w:rsidRPr="008A271A">
        <w:t>City of Calgary 9th Ave/8th St Bridge Rehabilitation, Calgary, AB</w:t>
      </w:r>
    </w:p>
    <w:p w14:paraId="21FD12A4" w14:textId="2CC8E579" w:rsidR="00A51819" w:rsidRPr="008A271A" w:rsidRDefault="00A51819" w:rsidP="00A51819">
      <w:pPr>
        <w:spacing w:after="60"/>
        <w:ind w:left="567"/>
        <w:rPr>
          <w:rFonts w:cs="Tw Cen MT"/>
        </w:rPr>
      </w:pPr>
      <w:r w:rsidRPr="008A271A">
        <w:t>Role on Project: Principal-In-Charge</w:t>
      </w:r>
    </w:p>
    <w:p w14:paraId="04C0E510" w14:textId="0A6E4157" w:rsidR="00A51819" w:rsidRPr="008A271A" w:rsidRDefault="00A51819" w:rsidP="00A51819">
      <w:pPr>
        <w:pStyle w:val="MCWBulletLvl1"/>
        <w:numPr>
          <w:ilvl w:val="0"/>
          <w:numId w:val="45"/>
        </w:numPr>
        <w:spacing w:after="60"/>
        <w:ind w:left="567" w:hanging="567"/>
        <w:contextualSpacing w:val="0"/>
      </w:pPr>
      <w:r w:rsidRPr="008A271A">
        <w:t>16</w:t>
      </w:r>
      <w:r w:rsidRPr="008A271A">
        <w:rPr>
          <w:vertAlign w:val="superscript"/>
        </w:rPr>
        <w:t>th</w:t>
      </w:r>
      <w:r w:rsidRPr="008A271A">
        <w:t xml:space="preserve"> Ave &amp; University Drive Bridge Rehabilitation, Calgary, AB</w:t>
      </w:r>
      <w:r w:rsidRPr="008A271A">
        <w:br/>
        <w:t xml:space="preserve"> Role on Project: Principal-In-Charge </w:t>
      </w:r>
    </w:p>
    <w:p w14:paraId="2E7277AD" w14:textId="0853C2DB" w:rsidR="00A51819" w:rsidRPr="002D0E3E" w:rsidRDefault="00A51819" w:rsidP="00A51819">
      <w:pPr>
        <w:pStyle w:val="MCWBulletLvl1"/>
        <w:numPr>
          <w:ilvl w:val="0"/>
          <w:numId w:val="45"/>
        </w:numPr>
        <w:spacing w:after="0"/>
        <w:ind w:left="567" w:hanging="567"/>
        <w:contextualSpacing w:val="0"/>
      </w:pPr>
      <w:r w:rsidRPr="008A271A">
        <w:t>Victoria Bridge Rehabilitation, Calgary, AB</w:t>
      </w:r>
      <w:r>
        <w:br/>
      </w:r>
      <w:r w:rsidRPr="008A271A">
        <w:t>Role on Project: Engineer of Record</w:t>
      </w:r>
    </w:p>
    <w:p w14:paraId="7865E702" w14:textId="0309E6E0" w:rsidR="00A51819" w:rsidRPr="002D0E3E" w:rsidRDefault="00A51819" w:rsidP="00A51819">
      <w:pPr>
        <w:pStyle w:val="MCWBulletLvl1"/>
        <w:numPr>
          <w:ilvl w:val="0"/>
          <w:numId w:val="45"/>
        </w:numPr>
        <w:spacing w:after="60"/>
        <w:ind w:left="567" w:hanging="567"/>
        <w:contextualSpacing w:val="0"/>
      </w:pPr>
      <w:r w:rsidRPr="002D0E3E">
        <w:t>9</w:t>
      </w:r>
      <w:r w:rsidRPr="002D0E3E">
        <w:rPr>
          <w:vertAlign w:val="superscript"/>
        </w:rPr>
        <w:t>th</w:t>
      </w:r>
      <w:r w:rsidRPr="002D0E3E">
        <w:t xml:space="preserve"> Avenue Bridge SE Bridge Replacement, (Inglewood)</w:t>
      </w:r>
      <w:r>
        <w:t xml:space="preserve">, </w:t>
      </w:r>
      <w:r w:rsidRPr="00FB11F9">
        <w:t>Calgary, AB</w:t>
      </w:r>
      <w:r>
        <w:br/>
      </w:r>
      <w:r w:rsidRPr="008A271A">
        <w:t>Role on Project: Engineer of Record</w:t>
      </w:r>
    </w:p>
    <w:p w14:paraId="058F8F24" w14:textId="4CE33036" w:rsidR="00A51819" w:rsidRPr="002D0E3E" w:rsidRDefault="00A51819" w:rsidP="00A51819">
      <w:pPr>
        <w:pStyle w:val="MCWBulletLvl1"/>
        <w:numPr>
          <w:ilvl w:val="0"/>
          <w:numId w:val="45"/>
        </w:numPr>
        <w:spacing w:after="0"/>
        <w:ind w:left="567" w:hanging="567"/>
        <w:contextualSpacing w:val="0"/>
      </w:pPr>
      <w:r w:rsidRPr="002D0E3E">
        <w:t>16</w:t>
      </w:r>
      <w:r w:rsidRPr="002D0E3E">
        <w:rPr>
          <w:vertAlign w:val="superscript"/>
        </w:rPr>
        <w:t>th</w:t>
      </w:r>
      <w:r w:rsidRPr="002D0E3E">
        <w:t xml:space="preserve"> Avenue </w:t>
      </w:r>
      <w:r>
        <w:t xml:space="preserve">New Pedestrian </w:t>
      </w:r>
      <w:r w:rsidRPr="002D0E3E">
        <w:t>Bridge NW</w:t>
      </w:r>
      <w:r>
        <w:t xml:space="preserve">, </w:t>
      </w:r>
      <w:r w:rsidRPr="00FB11F9">
        <w:t>Calgary, AB</w:t>
      </w:r>
      <w:r>
        <w:br/>
      </w:r>
      <w:r w:rsidRPr="008A271A">
        <w:t xml:space="preserve">Role on Project: </w:t>
      </w:r>
      <w:r>
        <w:t>Principal in Charge</w:t>
      </w:r>
      <w:r w:rsidRPr="002D0E3E">
        <w:t xml:space="preserve"> </w:t>
      </w:r>
    </w:p>
    <w:p w14:paraId="292DB3AD" w14:textId="6D1F9B93" w:rsidR="00A51819" w:rsidRPr="008A271A" w:rsidRDefault="00A51819" w:rsidP="00A51819">
      <w:pPr>
        <w:pStyle w:val="MCWBulletLvl1"/>
        <w:numPr>
          <w:ilvl w:val="0"/>
          <w:numId w:val="45"/>
        </w:numPr>
        <w:spacing w:after="0"/>
        <w:ind w:left="567" w:hanging="567"/>
        <w:contextualSpacing w:val="0"/>
      </w:pPr>
      <w:r w:rsidRPr="003923F2">
        <w:t>Sage Hill Pedestrian Bridge</w:t>
      </w:r>
      <w:r>
        <w:t xml:space="preserve">, </w:t>
      </w:r>
      <w:r w:rsidRPr="00FB11F9">
        <w:t>Calgary, AB</w:t>
      </w:r>
      <w:r>
        <w:br/>
      </w:r>
      <w:r w:rsidRPr="008A271A">
        <w:t>Role on Project: Engineer of Record</w:t>
      </w:r>
    </w:p>
    <w:p w14:paraId="5952C4B2" w14:textId="77777777" w:rsidR="00A51819" w:rsidRPr="008A271A" w:rsidRDefault="00A51819" w:rsidP="00A51819">
      <w:pPr>
        <w:numPr>
          <w:ilvl w:val="0"/>
          <w:numId w:val="35"/>
        </w:numPr>
        <w:spacing w:after="0"/>
        <w:ind w:left="567" w:hanging="567"/>
      </w:pPr>
      <w:r w:rsidRPr="008A271A">
        <w:t>Sarcee Trail Bridge Lighting, Calgary, AB</w:t>
      </w:r>
    </w:p>
    <w:p w14:paraId="5750BA21" w14:textId="0F04A285" w:rsidR="00A51819" w:rsidRPr="008A271A" w:rsidRDefault="00A51819" w:rsidP="00A51819">
      <w:pPr>
        <w:spacing w:after="60"/>
        <w:ind w:left="567"/>
      </w:pPr>
      <w:r w:rsidRPr="008A271A">
        <w:t>Role on Project: Engineer of Record</w:t>
      </w:r>
    </w:p>
    <w:p w14:paraId="4F01592E" w14:textId="618DB366" w:rsidR="00A51819" w:rsidRPr="008A271A" w:rsidRDefault="00A51819" w:rsidP="00A51819">
      <w:pPr>
        <w:numPr>
          <w:ilvl w:val="0"/>
          <w:numId w:val="35"/>
        </w:numPr>
        <w:spacing w:after="60"/>
        <w:ind w:left="567" w:hanging="567"/>
        <w:rPr>
          <w:rFonts w:cs="Tw Cen MT"/>
        </w:rPr>
      </w:pPr>
      <w:r w:rsidRPr="008A271A">
        <w:t xml:space="preserve">1st AVE NE Streetscape, Calgary, AB </w:t>
      </w:r>
      <w:r w:rsidRPr="008A271A">
        <w:rPr>
          <w:rFonts w:cs="TwCenMT-Regular"/>
          <w:color w:val="000000"/>
        </w:rPr>
        <w:br/>
      </w:r>
      <w:r>
        <w:t xml:space="preserve"> </w:t>
      </w:r>
      <w:r w:rsidRPr="008A271A">
        <w:t>Role on Project: Principal-In-Charge</w:t>
      </w:r>
    </w:p>
    <w:p w14:paraId="01C727B6" w14:textId="1428482B" w:rsidR="00A51819" w:rsidRPr="008A271A" w:rsidRDefault="00A51819" w:rsidP="00A51819">
      <w:pPr>
        <w:numPr>
          <w:ilvl w:val="0"/>
          <w:numId w:val="35"/>
        </w:numPr>
        <w:spacing w:after="60"/>
        <w:ind w:left="567" w:hanging="567"/>
        <w:rPr>
          <w:rFonts w:cs="Tw Cen MT"/>
        </w:rPr>
      </w:pPr>
      <w:r w:rsidRPr="008A271A">
        <w:t>Currie Barracks Street Lighting – Phase 2, Calgary, AB</w:t>
      </w:r>
      <w:r w:rsidRPr="008A271A">
        <w:br/>
        <w:t>Role on Project: Principal-In-Charge</w:t>
      </w:r>
    </w:p>
    <w:p w14:paraId="504B171B" w14:textId="6865539D" w:rsidR="00A51819" w:rsidRPr="008A271A" w:rsidRDefault="00A51819" w:rsidP="00A51819">
      <w:pPr>
        <w:numPr>
          <w:ilvl w:val="0"/>
          <w:numId w:val="35"/>
        </w:numPr>
        <w:spacing w:after="60"/>
        <w:ind w:left="567" w:hanging="567"/>
        <w:rPr>
          <w:rFonts w:cs="Tw Cen MT"/>
        </w:rPr>
      </w:pPr>
      <w:r w:rsidRPr="008A271A">
        <w:rPr>
          <w:rFonts w:cs="Tw Cen MT"/>
        </w:rPr>
        <w:lastRenderedPageBreak/>
        <w:t>Sage Hill Street Lighting</w:t>
      </w:r>
      <w:r w:rsidRPr="008A271A">
        <w:t xml:space="preserve">, Calgary, AB, Calgary, AB </w:t>
      </w:r>
      <w:r w:rsidRPr="008A271A">
        <w:br/>
        <w:t>Role on Project: Principal-In-Charge</w:t>
      </w:r>
    </w:p>
    <w:p w14:paraId="6BC2442B" w14:textId="79662560" w:rsidR="00A51819" w:rsidRPr="008A271A" w:rsidRDefault="00A51819" w:rsidP="00A51819">
      <w:pPr>
        <w:numPr>
          <w:ilvl w:val="0"/>
          <w:numId w:val="35"/>
        </w:numPr>
        <w:spacing w:after="60"/>
        <w:ind w:left="567" w:hanging="567"/>
        <w:rPr>
          <w:rFonts w:cs="Tw Cen MT"/>
        </w:rPr>
      </w:pPr>
      <w:r>
        <w:t>University District</w:t>
      </w:r>
      <w:r w:rsidRPr="008A271A">
        <w:t xml:space="preserve"> Development, Calgary, AB</w:t>
      </w:r>
      <w:r w:rsidRPr="008A271A">
        <w:br/>
        <w:t>Role on Project: Principal-In-Charge</w:t>
      </w:r>
    </w:p>
    <w:p w14:paraId="16BE22E7" w14:textId="13DE86FE" w:rsidR="00A51819" w:rsidRPr="008A271A" w:rsidRDefault="00A51819" w:rsidP="00A51819">
      <w:pPr>
        <w:numPr>
          <w:ilvl w:val="0"/>
          <w:numId w:val="35"/>
        </w:numPr>
        <w:spacing w:after="60"/>
        <w:ind w:left="567" w:hanging="567"/>
        <w:rPr>
          <w:rFonts w:cs="Tw Cen MT"/>
        </w:rPr>
      </w:pPr>
      <w:r w:rsidRPr="008A271A">
        <w:t>Alpine Park Street Lighting, Calgary, AB</w:t>
      </w:r>
      <w:r w:rsidRPr="008A271A">
        <w:br/>
        <w:t>Role on Project: Principal-In-Charge</w:t>
      </w:r>
    </w:p>
    <w:p w14:paraId="174DC65F" w14:textId="5AED86BA" w:rsidR="00A51819" w:rsidRPr="008A271A" w:rsidRDefault="00A51819" w:rsidP="00A51819">
      <w:pPr>
        <w:numPr>
          <w:ilvl w:val="0"/>
          <w:numId w:val="35"/>
        </w:numPr>
        <w:spacing w:after="60"/>
        <w:ind w:left="567" w:hanging="567"/>
        <w:rPr>
          <w:rFonts w:cs="Tw Cen MT"/>
        </w:rPr>
      </w:pPr>
      <w:r w:rsidRPr="008A271A">
        <w:t>Brookfield Residential, Calgary, AB</w:t>
      </w:r>
      <w:r w:rsidRPr="008A271A">
        <w:br/>
        <w:t>Role on Project: Principal-In-Charge</w:t>
      </w:r>
    </w:p>
    <w:p w14:paraId="1DBFE4CF" w14:textId="65568035" w:rsidR="00A51819" w:rsidRPr="00045920" w:rsidRDefault="00A51819" w:rsidP="00A51819">
      <w:pPr>
        <w:numPr>
          <w:ilvl w:val="0"/>
          <w:numId w:val="35"/>
        </w:numPr>
        <w:spacing w:after="60"/>
        <w:ind w:left="567" w:hanging="567"/>
        <w:rPr>
          <w:rFonts w:cs="Tw Cen MT"/>
        </w:rPr>
      </w:pPr>
      <w:r w:rsidRPr="00045920">
        <w:t>Springbank Hill Street Lighting, Calgary, AB</w:t>
      </w:r>
      <w:r w:rsidRPr="00045920">
        <w:br/>
        <w:t>Role on Project: Principal-In-Charge</w:t>
      </w:r>
    </w:p>
    <w:p w14:paraId="65B998D0" w14:textId="42816E02" w:rsidR="00A51819" w:rsidRPr="00045920" w:rsidRDefault="00A51819" w:rsidP="00A51819">
      <w:pPr>
        <w:numPr>
          <w:ilvl w:val="0"/>
          <w:numId w:val="35"/>
        </w:numPr>
        <w:spacing w:after="60"/>
        <w:ind w:left="567" w:hanging="567"/>
        <w:rPr>
          <w:rFonts w:cs="Tw Cen MT"/>
        </w:rPr>
      </w:pPr>
      <w:r w:rsidRPr="00045920">
        <w:t>Watermark Development Street Lighting, Calgary, AB</w:t>
      </w:r>
      <w:r w:rsidRPr="00045920">
        <w:br/>
        <w:t>Role on Project: Principal-In-Charge</w:t>
      </w:r>
    </w:p>
    <w:p w14:paraId="1C284592" w14:textId="7A662D1F" w:rsidR="00A51819" w:rsidRPr="00045920" w:rsidRDefault="00A51819" w:rsidP="00A51819">
      <w:pPr>
        <w:numPr>
          <w:ilvl w:val="0"/>
          <w:numId w:val="35"/>
        </w:numPr>
        <w:spacing w:after="60"/>
        <w:ind w:left="567" w:hanging="567"/>
        <w:rPr>
          <w:rFonts w:cs="Tw Cen MT"/>
        </w:rPr>
      </w:pPr>
      <w:r w:rsidRPr="00045920">
        <w:t>Shawnee Park Development Street Lighting, Calgary, AB</w:t>
      </w:r>
      <w:r w:rsidRPr="00045920">
        <w:br/>
        <w:t>Role on Project: Principal-In-Charge</w:t>
      </w:r>
    </w:p>
    <w:p w14:paraId="5001BBFE" w14:textId="3CDDFBC4" w:rsidR="00A51819" w:rsidRPr="00045920" w:rsidRDefault="00A51819" w:rsidP="00A51819">
      <w:pPr>
        <w:numPr>
          <w:ilvl w:val="0"/>
          <w:numId w:val="35"/>
        </w:numPr>
        <w:spacing w:after="60"/>
        <w:ind w:left="567" w:hanging="567"/>
        <w:rPr>
          <w:rFonts w:cs="Tw Cen MT"/>
        </w:rPr>
      </w:pPr>
      <w:r w:rsidRPr="00045920">
        <w:t>Homestead Development Street Lighting, Calgary, AB</w:t>
      </w:r>
      <w:r w:rsidRPr="00045920">
        <w:br/>
        <w:t>Role on Project: Principal-In-Charge</w:t>
      </w:r>
    </w:p>
    <w:p w14:paraId="6D95E3D3" w14:textId="2B1071A2" w:rsidR="00A51819" w:rsidRPr="00045920" w:rsidRDefault="00A51819" w:rsidP="00A51819">
      <w:pPr>
        <w:numPr>
          <w:ilvl w:val="0"/>
          <w:numId w:val="35"/>
        </w:numPr>
        <w:spacing w:after="60"/>
        <w:ind w:left="567" w:hanging="567"/>
        <w:rPr>
          <w:rFonts w:cs="Tw Cen MT"/>
        </w:rPr>
      </w:pPr>
      <w:r w:rsidRPr="00045920">
        <w:rPr>
          <w:rFonts w:cs="Tw Cen MT"/>
        </w:rPr>
        <w:t>Town of Golden, BC</w:t>
      </w:r>
      <w:r w:rsidRPr="00045920">
        <w:rPr>
          <w:rFonts w:cs="Tw Cen MT"/>
        </w:rPr>
        <w:br/>
      </w:r>
      <w:r w:rsidRPr="00045920">
        <w:t>Role on Project: Principal-In-Charge</w:t>
      </w:r>
    </w:p>
    <w:p w14:paraId="2A520CB7" w14:textId="77777777" w:rsidR="00A51819" w:rsidRPr="00045920" w:rsidRDefault="00A51819" w:rsidP="00A51819">
      <w:pPr>
        <w:pStyle w:val="NoSpacing"/>
        <w:numPr>
          <w:ilvl w:val="1"/>
          <w:numId w:val="35"/>
        </w:numPr>
        <w:spacing w:after="60"/>
        <w:ind w:left="1134" w:hanging="283"/>
      </w:pPr>
      <w:r w:rsidRPr="00045920">
        <w:t>Engineering Consulting Services</w:t>
      </w:r>
    </w:p>
    <w:p w14:paraId="28BE9416" w14:textId="77777777" w:rsidR="00A51819" w:rsidRPr="00045920" w:rsidRDefault="00A51819" w:rsidP="00A51819">
      <w:pPr>
        <w:pStyle w:val="NoSpacing"/>
        <w:numPr>
          <w:ilvl w:val="1"/>
          <w:numId w:val="35"/>
        </w:numPr>
        <w:spacing w:after="60"/>
        <w:ind w:left="1134" w:hanging="283"/>
      </w:pPr>
      <w:r w:rsidRPr="00045920">
        <w:t>7th Street North Street Lighting</w:t>
      </w:r>
    </w:p>
    <w:p w14:paraId="3243CE09" w14:textId="77777777" w:rsidR="00A51819" w:rsidRPr="00045920" w:rsidRDefault="00A51819" w:rsidP="00A51819">
      <w:pPr>
        <w:numPr>
          <w:ilvl w:val="0"/>
          <w:numId w:val="35"/>
        </w:numPr>
        <w:spacing w:after="60"/>
        <w:ind w:left="567" w:hanging="567"/>
        <w:rPr>
          <w:rFonts w:cs="Tw Cen MT"/>
        </w:rPr>
      </w:pPr>
      <w:r w:rsidRPr="00045920">
        <w:rPr>
          <w:rFonts w:cs="Tw Cen MT"/>
        </w:rPr>
        <w:t xml:space="preserve">Town of </w:t>
      </w:r>
      <w:r>
        <w:rPr>
          <w:rFonts w:cs="Tw Cen MT"/>
        </w:rPr>
        <w:t>Invermere</w:t>
      </w:r>
      <w:r w:rsidRPr="00045920">
        <w:rPr>
          <w:rFonts w:cs="Tw Cen MT"/>
        </w:rPr>
        <w:t>, BC</w:t>
      </w:r>
      <w:r w:rsidRPr="00045920">
        <w:rPr>
          <w:rFonts w:cs="Tw Cen MT"/>
        </w:rPr>
        <w:br/>
        <w:t>Role on Project: Principal-In-Charge</w:t>
      </w:r>
    </w:p>
    <w:p w14:paraId="6E43F207" w14:textId="77777777" w:rsidR="00A51819" w:rsidRDefault="00A51819" w:rsidP="00A51819">
      <w:pPr>
        <w:numPr>
          <w:ilvl w:val="1"/>
          <w:numId w:val="35"/>
        </w:numPr>
        <w:spacing w:after="60"/>
        <w:ind w:left="1134"/>
        <w:rPr>
          <w:rFonts w:cs="Tw Cen MT"/>
        </w:rPr>
      </w:pPr>
      <w:r>
        <w:rPr>
          <w:rFonts w:cs="Tw Cen MT"/>
        </w:rPr>
        <w:t>Pothole Park Lighting</w:t>
      </w:r>
    </w:p>
    <w:p w14:paraId="3FA8F0AD" w14:textId="77777777" w:rsidR="00A51819" w:rsidRDefault="00A51819" w:rsidP="00A51819">
      <w:pPr>
        <w:numPr>
          <w:ilvl w:val="1"/>
          <w:numId w:val="35"/>
        </w:numPr>
        <w:spacing w:after="60"/>
        <w:ind w:left="1134"/>
        <w:rPr>
          <w:rFonts w:cs="Tw Cen MT"/>
        </w:rPr>
      </w:pPr>
      <w:r>
        <w:rPr>
          <w:rFonts w:cs="Tw Cen MT"/>
        </w:rPr>
        <w:t>Pathway Lighting</w:t>
      </w:r>
    </w:p>
    <w:p w14:paraId="4F25F9AF" w14:textId="77777777" w:rsidR="00A51819" w:rsidRPr="00045920" w:rsidRDefault="00A51819" w:rsidP="00A51819">
      <w:pPr>
        <w:numPr>
          <w:ilvl w:val="0"/>
          <w:numId w:val="35"/>
        </w:numPr>
        <w:spacing w:after="60"/>
        <w:ind w:left="567" w:hanging="567"/>
        <w:rPr>
          <w:rFonts w:cs="Tw Cen MT"/>
        </w:rPr>
      </w:pPr>
      <w:r w:rsidRPr="00045920">
        <w:rPr>
          <w:rFonts w:cs="Tw Cen MT"/>
        </w:rPr>
        <w:t xml:space="preserve">Creekrise development </w:t>
      </w:r>
      <w:r w:rsidRPr="00045920">
        <w:t>Street Lighting, Calgary, AB</w:t>
      </w:r>
      <w:r w:rsidRPr="00045920">
        <w:br/>
        <w:t>Role on Project: Principal-In-Charge</w:t>
      </w:r>
    </w:p>
    <w:p w14:paraId="7EE88A6F" w14:textId="77777777" w:rsidR="00A51819" w:rsidRPr="00045920" w:rsidRDefault="00A51819" w:rsidP="00A51819">
      <w:pPr>
        <w:numPr>
          <w:ilvl w:val="0"/>
          <w:numId w:val="35"/>
        </w:numPr>
        <w:spacing w:after="60"/>
        <w:ind w:left="567" w:hanging="567"/>
        <w:rPr>
          <w:rFonts w:cs="Tw Cen MT"/>
        </w:rPr>
      </w:pPr>
      <w:r>
        <w:t>Haskayne Rockland</w:t>
      </w:r>
      <w:r w:rsidRPr="00045920">
        <w:t xml:space="preserve"> Development Street Lighting, Calgary, AB</w:t>
      </w:r>
      <w:r w:rsidRPr="00045920">
        <w:br/>
        <w:t>Role on Project: Principal-In-Charge</w:t>
      </w:r>
    </w:p>
    <w:p w14:paraId="3A13B8B0" w14:textId="77777777" w:rsidR="00A51819" w:rsidRPr="00045920" w:rsidRDefault="00A51819" w:rsidP="00A51819">
      <w:pPr>
        <w:numPr>
          <w:ilvl w:val="0"/>
          <w:numId w:val="35"/>
        </w:numPr>
        <w:spacing w:after="60"/>
        <w:ind w:left="567" w:hanging="567"/>
        <w:rPr>
          <w:rFonts w:cs="Tw Cen MT"/>
        </w:rPr>
      </w:pPr>
      <w:r>
        <w:t>Haskayne Rockland</w:t>
      </w:r>
      <w:r w:rsidRPr="00045920">
        <w:t xml:space="preserve"> Development Street Lighting, Calgary, AB</w:t>
      </w:r>
      <w:r w:rsidRPr="00045920">
        <w:br/>
        <w:t>Role on Project: Principal-In-Charge</w:t>
      </w:r>
    </w:p>
    <w:p w14:paraId="21A1153A" w14:textId="77777777" w:rsidR="00A51819" w:rsidRDefault="00A51819" w:rsidP="00A51819">
      <w:pPr>
        <w:numPr>
          <w:ilvl w:val="0"/>
          <w:numId w:val="35"/>
        </w:numPr>
        <w:spacing w:after="0"/>
        <w:ind w:left="567" w:hanging="567"/>
        <w:rPr>
          <w:rFonts w:cs="Tw Cen MT"/>
        </w:rPr>
      </w:pPr>
      <w:r>
        <w:rPr>
          <w:rFonts w:cs="Tw Cen MT"/>
        </w:rPr>
        <w:t>RMWB Waterfront Syne Point Revitalization, Wood Buffalo, AB</w:t>
      </w:r>
    </w:p>
    <w:p w14:paraId="3BB80B04" w14:textId="77777777" w:rsidR="00A51819" w:rsidRPr="00045920" w:rsidRDefault="00A51819" w:rsidP="00A51819">
      <w:pPr>
        <w:spacing w:after="60"/>
        <w:ind w:left="567"/>
        <w:rPr>
          <w:rFonts w:cs="Tw Cen MT"/>
        </w:rPr>
      </w:pPr>
      <w:r w:rsidRPr="00045920">
        <w:t>Role on Project: Principal-In-Charge</w:t>
      </w:r>
    </w:p>
    <w:p w14:paraId="1E8B7418" w14:textId="77777777" w:rsidR="00A51819" w:rsidRPr="00045920" w:rsidRDefault="00A51819" w:rsidP="00A51819">
      <w:pPr>
        <w:numPr>
          <w:ilvl w:val="0"/>
          <w:numId w:val="35"/>
        </w:numPr>
        <w:spacing w:after="0"/>
        <w:ind w:left="567" w:hanging="567"/>
        <w:rPr>
          <w:rFonts w:cs="Tw Cen MT"/>
        </w:rPr>
      </w:pPr>
      <w:r>
        <w:t>Sunshine Village Ski Hill Parking Lot Lighting, Banff, AB</w:t>
      </w:r>
    </w:p>
    <w:p w14:paraId="66F175D0" w14:textId="77777777" w:rsidR="00A51819" w:rsidRPr="00045920" w:rsidRDefault="00A51819" w:rsidP="00A51819">
      <w:pPr>
        <w:spacing w:after="60"/>
        <w:ind w:left="567"/>
        <w:rPr>
          <w:rFonts w:cs="Tw Cen MT"/>
        </w:rPr>
      </w:pPr>
      <w:r w:rsidRPr="00045920">
        <w:t>Role on Project: Principal-In-Charge</w:t>
      </w:r>
    </w:p>
    <w:p w14:paraId="58419623" w14:textId="77777777" w:rsidR="00A51819" w:rsidRPr="00045920" w:rsidRDefault="00A51819" w:rsidP="00A51819">
      <w:pPr>
        <w:numPr>
          <w:ilvl w:val="0"/>
          <w:numId w:val="35"/>
        </w:numPr>
        <w:spacing w:after="0"/>
        <w:ind w:left="567" w:hanging="567"/>
        <w:rPr>
          <w:rFonts w:cs="Tw Cen MT"/>
        </w:rPr>
      </w:pPr>
      <w:r>
        <w:t>Vermilion Hill Development Street Lighting,</w:t>
      </w:r>
      <w:r w:rsidRPr="00045920">
        <w:t xml:space="preserve"> Calgary, AB</w:t>
      </w:r>
    </w:p>
    <w:p w14:paraId="672993EE" w14:textId="77777777" w:rsidR="00A51819" w:rsidRDefault="00A51819" w:rsidP="00A51819">
      <w:pPr>
        <w:spacing w:after="60"/>
        <w:ind w:left="567"/>
      </w:pPr>
      <w:r w:rsidRPr="00045920">
        <w:t>Role on Project: Principal-In-Charge</w:t>
      </w:r>
    </w:p>
    <w:p w14:paraId="411CFBC9" w14:textId="77777777" w:rsidR="00A51819" w:rsidRPr="00045920" w:rsidRDefault="00A51819" w:rsidP="00A51819">
      <w:pPr>
        <w:numPr>
          <w:ilvl w:val="0"/>
          <w:numId w:val="35"/>
        </w:numPr>
        <w:spacing w:after="60"/>
        <w:ind w:left="567" w:hanging="567"/>
        <w:rPr>
          <w:rFonts w:cs="Tw Cen MT"/>
        </w:rPr>
      </w:pPr>
      <w:r>
        <w:t>Huxley</w:t>
      </w:r>
      <w:r w:rsidRPr="00045920">
        <w:t xml:space="preserve"> Development Street Lighting, Calgary, AB</w:t>
      </w:r>
      <w:r w:rsidRPr="00045920">
        <w:br/>
        <w:t>Role on Project: Principal-In-Charge</w:t>
      </w:r>
    </w:p>
    <w:p w14:paraId="0FF41E32" w14:textId="77777777" w:rsidR="00A51819" w:rsidRPr="00045920" w:rsidRDefault="00A51819" w:rsidP="00A51819">
      <w:pPr>
        <w:numPr>
          <w:ilvl w:val="0"/>
          <w:numId w:val="35"/>
        </w:numPr>
        <w:spacing w:after="60"/>
        <w:ind w:left="567" w:hanging="567"/>
        <w:rPr>
          <w:rFonts w:cs="Tw Cen MT"/>
        </w:rPr>
      </w:pPr>
      <w:r>
        <w:t>Logan Landing</w:t>
      </w:r>
      <w:r w:rsidRPr="00045920">
        <w:t xml:space="preserve"> Development Street Lighting, Calgary, AB</w:t>
      </w:r>
      <w:r w:rsidRPr="00045920">
        <w:br/>
        <w:t>Role on Project: Principal-In-Charge</w:t>
      </w:r>
    </w:p>
    <w:p w14:paraId="23372547" w14:textId="77777777" w:rsidR="00A51819" w:rsidRPr="00045920" w:rsidRDefault="00A51819" w:rsidP="00A51819">
      <w:pPr>
        <w:numPr>
          <w:ilvl w:val="0"/>
          <w:numId w:val="35"/>
        </w:numPr>
        <w:spacing w:after="60"/>
        <w:ind w:left="567" w:hanging="567"/>
        <w:rPr>
          <w:rFonts w:cs="Tw Cen MT"/>
        </w:rPr>
      </w:pPr>
      <w:r>
        <w:t>Keystone Hilles</w:t>
      </w:r>
      <w:r w:rsidRPr="00045920">
        <w:t xml:space="preserve"> Development Street Lighting, Calgary, AB</w:t>
      </w:r>
      <w:r w:rsidRPr="00045920">
        <w:br/>
        <w:t>Role on Project: Principal-In-Charge</w:t>
      </w:r>
    </w:p>
    <w:p w14:paraId="159DE8B7" w14:textId="77777777" w:rsidR="00A51819" w:rsidRPr="00045920" w:rsidRDefault="00A51819" w:rsidP="00A51819">
      <w:pPr>
        <w:numPr>
          <w:ilvl w:val="0"/>
          <w:numId w:val="35"/>
        </w:numPr>
        <w:spacing w:after="60"/>
        <w:ind w:left="567" w:hanging="567"/>
        <w:rPr>
          <w:rFonts w:cs="Tw Cen MT"/>
        </w:rPr>
      </w:pPr>
      <w:r>
        <w:t>Silverado</w:t>
      </w:r>
      <w:r w:rsidRPr="00045920">
        <w:t xml:space="preserve"> Development Street Lighting, Calgary, AB</w:t>
      </w:r>
      <w:r w:rsidRPr="00045920">
        <w:br/>
        <w:t>Role on Project: Principal-In-Charge</w:t>
      </w:r>
    </w:p>
    <w:p w14:paraId="65F578BD" w14:textId="77777777" w:rsidR="00A51819" w:rsidRPr="00045920" w:rsidRDefault="00A51819" w:rsidP="00A51819">
      <w:pPr>
        <w:numPr>
          <w:ilvl w:val="0"/>
          <w:numId w:val="35"/>
        </w:numPr>
        <w:spacing w:after="60"/>
        <w:ind w:left="567" w:hanging="567"/>
        <w:rPr>
          <w:rFonts w:cs="Tw Cen MT"/>
        </w:rPr>
      </w:pPr>
      <w:r>
        <w:t>Seton Ridge</w:t>
      </w:r>
      <w:r w:rsidRPr="00045920">
        <w:t xml:space="preserve"> Development Street Lighting, Calgary, AB</w:t>
      </w:r>
      <w:r w:rsidRPr="00045920">
        <w:br/>
        <w:t>Role on Project: Principal-In-Charge</w:t>
      </w:r>
    </w:p>
    <w:p w14:paraId="1525D6B6" w14:textId="77777777" w:rsidR="00A51819" w:rsidRPr="00045920" w:rsidRDefault="00A51819" w:rsidP="00A51819">
      <w:pPr>
        <w:numPr>
          <w:ilvl w:val="0"/>
          <w:numId w:val="35"/>
        </w:numPr>
        <w:spacing w:after="60"/>
        <w:ind w:left="567" w:hanging="567"/>
        <w:rPr>
          <w:rFonts w:cs="Tw Cen MT"/>
        </w:rPr>
      </w:pPr>
      <w:r>
        <w:t xml:space="preserve">Carrington </w:t>
      </w:r>
      <w:r w:rsidRPr="00045920">
        <w:t>Development Street Lighting, Calgary, AB</w:t>
      </w:r>
      <w:r w:rsidRPr="00045920">
        <w:br/>
        <w:t>Role on Project: Principal-In-Charge</w:t>
      </w:r>
    </w:p>
    <w:p w14:paraId="67AAB4BE" w14:textId="77777777" w:rsidR="00A51819" w:rsidRPr="00045920" w:rsidRDefault="00A51819" w:rsidP="00A51819">
      <w:pPr>
        <w:numPr>
          <w:ilvl w:val="0"/>
          <w:numId w:val="35"/>
        </w:numPr>
        <w:spacing w:after="60"/>
        <w:ind w:left="567" w:hanging="567"/>
        <w:rPr>
          <w:rFonts w:cs="Tw Cen MT"/>
        </w:rPr>
      </w:pPr>
      <w:r>
        <w:t>Seton Ridge</w:t>
      </w:r>
      <w:r w:rsidRPr="00045920">
        <w:t xml:space="preserve"> Development Street Lighting, Calgary, AB</w:t>
      </w:r>
      <w:r w:rsidRPr="00045920">
        <w:br/>
        <w:t>Role on Project: Principal-In-Charge</w:t>
      </w:r>
    </w:p>
    <w:p w14:paraId="1AE4D8CF" w14:textId="77777777" w:rsidR="00A51819" w:rsidRPr="00045920" w:rsidRDefault="00A51819" w:rsidP="00A51819">
      <w:pPr>
        <w:numPr>
          <w:ilvl w:val="0"/>
          <w:numId w:val="35"/>
        </w:numPr>
        <w:spacing w:after="60"/>
        <w:ind w:left="567" w:hanging="567"/>
        <w:rPr>
          <w:rFonts w:cs="Tw Cen MT"/>
        </w:rPr>
      </w:pPr>
      <w:r>
        <w:lastRenderedPageBreak/>
        <w:t>Greenwich</w:t>
      </w:r>
      <w:r w:rsidRPr="00045920">
        <w:t xml:space="preserve"> Development Street Lighting, Calgary, AB</w:t>
      </w:r>
      <w:r w:rsidRPr="00045920">
        <w:br/>
        <w:t>Role on Project: Principal-In-Charge</w:t>
      </w:r>
    </w:p>
    <w:p w14:paraId="585E335F" w14:textId="77777777" w:rsidR="00A51819" w:rsidRPr="00045920" w:rsidRDefault="00A51819" w:rsidP="00A51819">
      <w:pPr>
        <w:numPr>
          <w:ilvl w:val="0"/>
          <w:numId w:val="35"/>
        </w:numPr>
        <w:spacing w:after="60"/>
        <w:ind w:left="567" w:hanging="567"/>
        <w:rPr>
          <w:rFonts w:cs="Tw Cen MT"/>
        </w:rPr>
      </w:pPr>
      <w:r>
        <w:t>Lewiston</w:t>
      </w:r>
      <w:r w:rsidRPr="00045920">
        <w:t xml:space="preserve"> Development Street Lighting, Calgary, AB</w:t>
      </w:r>
      <w:r w:rsidRPr="00045920">
        <w:br/>
        <w:t>Role on Project: Principal-In-Charge</w:t>
      </w:r>
    </w:p>
    <w:p w14:paraId="30E5A9DD" w14:textId="77777777" w:rsidR="00A51819" w:rsidRPr="00045920" w:rsidRDefault="00A51819" w:rsidP="00A51819">
      <w:pPr>
        <w:numPr>
          <w:ilvl w:val="0"/>
          <w:numId w:val="35"/>
        </w:numPr>
        <w:spacing w:after="60"/>
        <w:ind w:left="567" w:hanging="567"/>
        <w:rPr>
          <w:rFonts w:cs="Tw Cen MT"/>
        </w:rPr>
      </w:pPr>
      <w:r>
        <w:t>6</w:t>
      </w:r>
      <w:r w:rsidRPr="00A569B9">
        <w:rPr>
          <w:vertAlign w:val="superscript"/>
        </w:rPr>
        <w:t>th</w:t>
      </w:r>
      <w:r>
        <w:t xml:space="preserve"> Street Underpass Temporary</w:t>
      </w:r>
      <w:r w:rsidRPr="00045920">
        <w:t xml:space="preserve"> Street Lighting, Calgary, AB</w:t>
      </w:r>
      <w:r w:rsidRPr="00045920">
        <w:br/>
        <w:t>Role on Project: Principal-In-Charge</w:t>
      </w:r>
    </w:p>
    <w:p w14:paraId="75B261C4" w14:textId="77777777" w:rsidR="00A51819" w:rsidRPr="00A569B9" w:rsidRDefault="00A51819" w:rsidP="00A51819">
      <w:pPr>
        <w:numPr>
          <w:ilvl w:val="0"/>
          <w:numId w:val="35"/>
        </w:numPr>
        <w:spacing w:after="60"/>
        <w:ind w:left="567" w:hanging="567"/>
        <w:rPr>
          <w:rFonts w:cs="Tw Cen MT"/>
        </w:rPr>
      </w:pPr>
      <w:r>
        <w:t>Municipal Reserve Park</w:t>
      </w:r>
      <w:r w:rsidRPr="00045920">
        <w:t xml:space="preserve"> Lighting, Calgary, AB</w:t>
      </w:r>
      <w:r w:rsidRPr="00045920">
        <w:br/>
        <w:t>Role on Project: Principal-In-Charge</w:t>
      </w:r>
    </w:p>
    <w:p w14:paraId="575D9E47" w14:textId="77777777" w:rsidR="00A51819" w:rsidRPr="00A569B9" w:rsidRDefault="00A51819" w:rsidP="00A51819">
      <w:pPr>
        <w:numPr>
          <w:ilvl w:val="1"/>
          <w:numId w:val="35"/>
        </w:numPr>
        <w:spacing w:after="60"/>
        <w:ind w:left="993"/>
        <w:rPr>
          <w:rFonts w:cs="Tw Cen MT"/>
        </w:rPr>
      </w:pPr>
      <w:r>
        <w:t>Munro Park</w:t>
      </w:r>
    </w:p>
    <w:p w14:paraId="3D8DF038" w14:textId="77777777" w:rsidR="00A51819" w:rsidRPr="00A569B9" w:rsidRDefault="00A51819" w:rsidP="00A51819">
      <w:pPr>
        <w:numPr>
          <w:ilvl w:val="1"/>
          <w:numId w:val="35"/>
        </w:numPr>
        <w:spacing w:after="60"/>
        <w:ind w:left="993"/>
        <w:rPr>
          <w:rFonts w:cs="Tw Cen MT"/>
        </w:rPr>
      </w:pPr>
      <w:r>
        <w:t>Alpine Park Ph 5 Lot 26</w:t>
      </w:r>
    </w:p>
    <w:p w14:paraId="094579CD" w14:textId="77777777" w:rsidR="00A51819" w:rsidRPr="00A569B9" w:rsidRDefault="00A51819" w:rsidP="00A51819">
      <w:pPr>
        <w:numPr>
          <w:ilvl w:val="1"/>
          <w:numId w:val="35"/>
        </w:numPr>
        <w:spacing w:after="60"/>
        <w:ind w:left="993"/>
        <w:rPr>
          <w:rFonts w:cs="Tw Cen MT"/>
        </w:rPr>
      </w:pPr>
      <w:r>
        <w:t>Alpine Park Ph 6 Lot 1</w:t>
      </w:r>
    </w:p>
    <w:p w14:paraId="495E5EB3" w14:textId="77777777" w:rsidR="00A51819" w:rsidRPr="00A569B9" w:rsidRDefault="00A51819" w:rsidP="00A51819">
      <w:pPr>
        <w:numPr>
          <w:ilvl w:val="1"/>
          <w:numId w:val="35"/>
        </w:numPr>
        <w:spacing w:after="60"/>
        <w:ind w:left="993"/>
        <w:rPr>
          <w:rFonts w:cs="Tw Cen MT"/>
        </w:rPr>
      </w:pPr>
      <w:r>
        <w:t>Sterling Park Ph 1, Lot 19, Lot 21, Lot 2</w:t>
      </w:r>
    </w:p>
    <w:p w14:paraId="4463DFD4" w14:textId="77777777" w:rsidR="00A51819" w:rsidRPr="001A3846" w:rsidRDefault="00A51819" w:rsidP="00A51819">
      <w:pPr>
        <w:numPr>
          <w:ilvl w:val="1"/>
          <w:numId w:val="35"/>
        </w:numPr>
        <w:spacing w:after="60"/>
        <w:ind w:left="993"/>
        <w:rPr>
          <w:rFonts w:cs="Tw Cen MT"/>
        </w:rPr>
      </w:pPr>
      <w:r>
        <w:t>Richmond Green</w:t>
      </w:r>
    </w:p>
    <w:p w14:paraId="46F47D24" w14:textId="496D709C" w:rsidR="001A3846" w:rsidRPr="00045920" w:rsidRDefault="001A3846" w:rsidP="00A51819">
      <w:pPr>
        <w:numPr>
          <w:ilvl w:val="1"/>
          <w:numId w:val="35"/>
        </w:numPr>
        <w:spacing w:after="60"/>
        <w:ind w:left="993"/>
        <w:rPr>
          <w:rFonts w:cs="Tw Cen MT"/>
        </w:rPr>
      </w:pPr>
      <w:r>
        <w:t>University District Park J</w:t>
      </w:r>
    </w:p>
    <w:p w14:paraId="24E898FF" w14:textId="77777777" w:rsidR="00784EDF" w:rsidRPr="00257064" w:rsidRDefault="00784EDF" w:rsidP="00BB7C3A">
      <w:pPr>
        <w:pStyle w:val="ListBullet2"/>
      </w:pPr>
    </w:p>
    <w:p w14:paraId="51487E22" w14:textId="44E51F25" w:rsidR="00EC492F" w:rsidRPr="00257064" w:rsidRDefault="00EC492F" w:rsidP="00BB7C3A">
      <w:pPr>
        <w:pStyle w:val="ListBullet2"/>
      </w:pPr>
      <w:r w:rsidRPr="00257064">
        <w:t>Historical</w:t>
      </w:r>
    </w:p>
    <w:p w14:paraId="1781A29C" w14:textId="2C8E488C" w:rsidR="00347565" w:rsidRPr="00257064" w:rsidRDefault="00A35177" w:rsidP="00347565">
      <w:pPr>
        <w:numPr>
          <w:ilvl w:val="0"/>
          <w:numId w:val="35"/>
        </w:numPr>
        <w:spacing w:after="60"/>
        <w:ind w:left="567" w:hanging="567"/>
        <w:rPr>
          <w:rFonts w:cs="Tw Cen MT"/>
        </w:rPr>
      </w:pPr>
      <w:r w:rsidRPr="00257064">
        <w:t>Capitol Hill Cottage School, Calgary, AB</w:t>
      </w:r>
      <w:r w:rsidR="00347565" w:rsidRPr="00257064">
        <w:t xml:space="preserve">, </w:t>
      </w:r>
      <w:r w:rsidR="00347565" w:rsidRPr="00257064">
        <w:rPr>
          <w:rFonts w:cs="TwCenMT-Regular"/>
          <w:color w:val="000000"/>
        </w:rPr>
        <w:br/>
      </w:r>
      <w:r w:rsidR="00347565" w:rsidRPr="00257064">
        <w:t xml:space="preserve">Role on Project: </w:t>
      </w:r>
      <w:r w:rsidR="003F358D" w:rsidRPr="00257064">
        <w:t>Principal-In-Charge</w:t>
      </w:r>
    </w:p>
    <w:p w14:paraId="523E59A5" w14:textId="6981DFD9" w:rsidR="00502277" w:rsidRPr="00257064" w:rsidRDefault="00502277" w:rsidP="00502277">
      <w:pPr>
        <w:numPr>
          <w:ilvl w:val="0"/>
          <w:numId w:val="35"/>
        </w:numPr>
        <w:spacing w:after="60"/>
        <w:ind w:left="567" w:hanging="567"/>
        <w:rPr>
          <w:rFonts w:cs="Tw Cen MT"/>
        </w:rPr>
      </w:pPr>
      <w:r w:rsidRPr="00257064">
        <w:rPr>
          <w:rFonts w:cs="Tw Cen MT"/>
        </w:rPr>
        <w:t>North Mount Pleasant School, Calgary, AB</w:t>
      </w:r>
      <w:r w:rsidRPr="00257064">
        <w:t xml:space="preserve">, </w:t>
      </w:r>
      <w:r w:rsidRPr="00257064">
        <w:rPr>
          <w:rFonts w:cs="TwCenMT-Regular"/>
          <w:color w:val="000000"/>
        </w:rPr>
        <w:br/>
      </w:r>
      <w:r w:rsidRPr="00257064">
        <w:t xml:space="preserve">Role on Project: </w:t>
      </w:r>
      <w:r w:rsidR="003F358D" w:rsidRPr="00257064">
        <w:t>Principal-In-Charge</w:t>
      </w:r>
    </w:p>
    <w:p w14:paraId="10A48FF7" w14:textId="3675827E" w:rsidR="00502277" w:rsidRPr="00257064" w:rsidRDefault="00502277" w:rsidP="00502277">
      <w:pPr>
        <w:numPr>
          <w:ilvl w:val="0"/>
          <w:numId w:val="35"/>
        </w:numPr>
        <w:spacing w:after="60"/>
        <w:ind w:left="567" w:hanging="567"/>
        <w:rPr>
          <w:rFonts w:cs="Tw Cen MT"/>
        </w:rPr>
      </w:pPr>
      <w:r w:rsidRPr="00257064">
        <w:rPr>
          <w:rFonts w:cs="Tw Cen MT"/>
        </w:rPr>
        <w:t>Cliff Bungalow School, Calgary, AB</w:t>
      </w:r>
      <w:r w:rsidRPr="00257064">
        <w:t xml:space="preserve">, </w:t>
      </w:r>
      <w:r w:rsidRPr="00257064">
        <w:rPr>
          <w:rFonts w:cs="TwCenMT-Regular"/>
          <w:color w:val="000000"/>
        </w:rPr>
        <w:br/>
      </w:r>
      <w:r w:rsidRPr="00257064">
        <w:t xml:space="preserve">Role on Project: </w:t>
      </w:r>
      <w:r w:rsidR="003F358D" w:rsidRPr="00257064">
        <w:t>Principal-In-Charge</w:t>
      </w:r>
    </w:p>
    <w:p w14:paraId="73760178" w14:textId="77777777" w:rsidR="00437AF3" w:rsidRPr="00257064" w:rsidRDefault="00437AF3" w:rsidP="00BB7C3A">
      <w:pPr>
        <w:pStyle w:val="ListBullet2"/>
      </w:pPr>
      <w:r w:rsidRPr="00257064">
        <w:t>Animal Clinical Experience</w:t>
      </w:r>
    </w:p>
    <w:p w14:paraId="67495FDD" w14:textId="77777777" w:rsidR="00604E85" w:rsidRDefault="00604E85" w:rsidP="00604E85">
      <w:pPr>
        <w:pStyle w:val="NoSpacing"/>
        <w:numPr>
          <w:ilvl w:val="0"/>
          <w:numId w:val="35"/>
        </w:numPr>
        <w:spacing w:after="60"/>
        <w:ind w:left="540" w:hanging="540"/>
      </w:pPr>
      <w:r>
        <w:t>Paramount Animal Clinic</w:t>
      </w:r>
      <w:r w:rsidRPr="00257064">
        <w:rPr>
          <w:lang w:val="en-US"/>
        </w:rPr>
        <w:t>, Calgary, AB</w:t>
      </w:r>
      <w:r w:rsidRPr="00257064">
        <w:t xml:space="preserve">, </w:t>
      </w:r>
      <w:r w:rsidRPr="00257064">
        <w:br/>
        <w:t>Role on Project: Principal-In-Charge</w:t>
      </w:r>
    </w:p>
    <w:p w14:paraId="33D235DB" w14:textId="56877C8D" w:rsidR="00260907" w:rsidRDefault="00260907" w:rsidP="00260907">
      <w:pPr>
        <w:pStyle w:val="NoSpacing"/>
        <w:numPr>
          <w:ilvl w:val="0"/>
          <w:numId w:val="35"/>
        </w:numPr>
        <w:spacing w:after="60"/>
        <w:ind w:left="540" w:hanging="540"/>
      </w:pPr>
      <w:r>
        <w:t>Family Pet Clinic</w:t>
      </w:r>
      <w:r w:rsidRPr="00257064">
        <w:rPr>
          <w:lang w:val="en-US"/>
        </w:rPr>
        <w:t>, Calgary, AB</w:t>
      </w:r>
      <w:r w:rsidRPr="00257064">
        <w:t xml:space="preserve">, </w:t>
      </w:r>
      <w:r w:rsidRPr="00257064">
        <w:br/>
        <w:t>Role on Project: Principal-In-Charge</w:t>
      </w:r>
    </w:p>
    <w:p w14:paraId="1123585A" w14:textId="5FBD5263" w:rsidR="007A3675" w:rsidRPr="00257064" w:rsidRDefault="007A3675" w:rsidP="007A3675">
      <w:pPr>
        <w:pStyle w:val="NoSpacing"/>
        <w:numPr>
          <w:ilvl w:val="0"/>
          <w:numId w:val="35"/>
        </w:numPr>
        <w:spacing w:after="60"/>
        <w:ind w:left="540" w:hanging="540"/>
      </w:pPr>
      <w:r w:rsidRPr="00257064">
        <w:t>University of Calgary Veterinary Medicine Clinical Skills Building Expansion</w:t>
      </w:r>
      <w:r w:rsidRPr="00257064">
        <w:rPr>
          <w:lang w:val="en-US"/>
        </w:rPr>
        <w:t>, Calgary, AB</w:t>
      </w:r>
      <w:r w:rsidR="004A422B" w:rsidRPr="00257064">
        <w:t xml:space="preserve">, </w:t>
      </w:r>
      <w:r w:rsidR="00E04146" w:rsidRPr="00257064">
        <w:rPr>
          <w:lang w:val="en-US"/>
        </w:rPr>
        <w:br/>
      </w:r>
      <w:r w:rsidR="00E04146" w:rsidRPr="00257064">
        <w:t xml:space="preserve">Role on Project: </w:t>
      </w:r>
      <w:r w:rsidR="003F358D" w:rsidRPr="00257064">
        <w:t>Principal-In-Charge</w:t>
      </w:r>
    </w:p>
    <w:p w14:paraId="06C51500" w14:textId="77777777" w:rsidR="00604E85" w:rsidRPr="00257064" w:rsidRDefault="00604E85" w:rsidP="00604E85">
      <w:pPr>
        <w:pStyle w:val="NoSpacing"/>
        <w:numPr>
          <w:ilvl w:val="0"/>
          <w:numId w:val="35"/>
        </w:numPr>
        <w:spacing w:after="60"/>
        <w:ind w:left="540" w:hanging="540"/>
      </w:pPr>
      <w:r w:rsidRPr="00257064">
        <w:t>Western Veterinary Clinic Addition</w:t>
      </w:r>
      <w:r w:rsidRPr="00257064">
        <w:rPr>
          <w:lang w:val="en-US"/>
        </w:rPr>
        <w:t>, Calgary, AB</w:t>
      </w:r>
      <w:r w:rsidRPr="00257064">
        <w:t xml:space="preserve">, </w:t>
      </w:r>
      <w:r w:rsidRPr="00257064">
        <w:br/>
        <w:t>Role on Project: Principal-In-Charge</w:t>
      </w:r>
    </w:p>
    <w:p w14:paraId="5439A990" w14:textId="77777777" w:rsidR="00604E85" w:rsidRPr="00257064" w:rsidRDefault="00604E85" w:rsidP="00604E85">
      <w:pPr>
        <w:pStyle w:val="NoSpacing"/>
        <w:numPr>
          <w:ilvl w:val="0"/>
          <w:numId w:val="35"/>
        </w:numPr>
        <w:spacing w:after="60"/>
        <w:ind w:left="540" w:hanging="540"/>
      </w:pPr>
      <w:r w:rsidRPr="00257064">
        <w:t>Dekens Veterinary Clinic Renovation</w:t>
      </w:r>
      <w:r w:rsidRPr="00257064">
        <w:rPr>
          <w:lang w:val="en-US"/>
        </w:rPr>
        <w:t>, Calgary, AB</w:t>
      </w:r>
      <w:r w:rsidRPr="00257064">
        <w:t xml:space="preserve">, </w:t>
      </w:r>
      <w:r w:rsidRPr="00257064">
        <w:br/>
        <w:t>Role on Project: Principal-In-Charge</w:t>
      </w:r>
    </w:p>
    <w:p w14:paraId="14011CA3" w14:textId="28E76508" w:rsidR="007A3675" w:rsidRPr="00257064" w:rsidRDefault="007A3675" w:rsidP="007A3675">
      <w:pPr>
        <w:pStyle w:val="NoSpacing"/>
        <w:numPr>
          <w:ilvl w:val="0"/>
          <w:numId w:val="35"/>
        </w:numPr>
        <w:spacing w:after="60"/>
        <w:ind w:left="540" w:hanging="540"/>
      </w:pPr>
      <w:r w:rsidRPr="00257064">
        <w:t>Calgary Zoo Animal Health Centre &amp; Quarantine Building Renovation</w:t>
      </w:r>
      <w:r w:rsidRPr="00257064">
        <w:rPr>
          <w:lang w:val="en-US"/>
        </w:rPr>
        <w:t>, Calgary, AB</w:t>
      </w:r>
      <w:r w:rsidR="004A422B" w:rsidRPr="00257064">
        <w:t xml:space="preserve">, </w:t>
      </w:r>
      <w:r w:rsidR="00E04146" w:rsidRPr="00257064">
        <w:rPr>
          <w:lang w:val="en-US"/>
        </w:rPr>
        <w:br/>
      </w:r>
      <w:r w:rsidR="00E04146" w:rsidRPr="00257064">
        <w:t xml:space="preserve">Role on Project: </w:t>
      </w:r>
      <w:r w:rsidR="003F358D" w:rsidRPr="00257064">
        <w:t>Principal-In-Charge</w:t>
      </w:r>
    </w:p>
    <w:p w14:paraId="51F1253C" w14:textId="69A02A42" w:rsidR="007A3675" w:rsidRDefault="007A3675" w:rsidP="007A3675">
      <w:pPr>
        <w:pStyle w:val="NoSpacing"/>
        <w:numPr>
          <w:ilvl w:val="0"/>
          <w:numId w:val="35"/>
        </w:numPr>
        <w:spacing w:after="60"/>
        <w:ind w:left="540" w:hanging="540"/>
      </w:pPr>
      <w:r w:rsidRPr="00257064">
        <w:t>Cornerstone Veterinary Hospital</w:t>
      </w:r>
      <w:r w:rsidR="004A422B" w:rsidRPr="00257064">
        <w:rPr>
          <w:lang w:val="en-US"/>
        </w:rPr>
        <w:t>, Calgary, AB</w:t>
      </w:r>
      <w:r w:rsidR="004A422B" w:rsidRPr="00257064">
        <w:t xml:space="preserve">, </w:t>
      </w:r>
      <w:r w:rsidR="00E04146" w:rsidRPr="00257064">
        <w:br/>
        <w:t xml:space="preserve">Role on Project: </w:t>
      </w:r>
      <w:r w:rsidR="003F358D" w:rsidRPr="00257064">
        <w:t>Principal-In-Charge</w:t>
      </w:r>
    </w:p>
    <w:p w14:paraId="43DA18DF" w14:textId="0AC50808" w:rsidR="00604E85" w:rsidRDefault="00604E85" w:rsidP="00604E85">
      <w:pPr>
        <w:pStyle w:val="NoSpacing"/>
        <w:spacing w:after="60"/>
      </w:pPr>
    </w:p>
    <w:sectPr w:rsidR="00604E85" w:rsidSect="00EC492F">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5A10" w14:textId="77777777" w:rsidR="009B4A44" w:rsidRDefault="009B4A44" w:rsidP="00141FA0">
      <w:pPr>
        <w:spacing w:after="0"/>
      </w:pPr>
      <w:r>
        <w:separator/>
      </w:r>
    </w:p>
  </w:endnote>
  <w:endnote w:type="continuationSeparator" w:id="0">
    <w:p w14:paraId="5F6E5DFC" w14:textId="77777777" w:rsidR="009B4A44" w:rsidRDefault="009B4A44"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wCenMT-Regular">
    <w:panose1 w:val="00000000000000000000"/>
    <w:charset w:val="00"/>
    <w:family w:val="swiss"/>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55B43" w14:textId="77777777" w:rsidR="009B4A44" w:rsidRDefault="009B4A44" w:rsidP="00141FA0">
      <w:pPr>
        <w:spacing w:after="0"/>
      </w:pPr>
      <w:r>
        <w:separator/>
      </w:r>
    </w:p>
  </w:footnote>
  <w:footnote w:type="continuationSeparator" w:id="0">
    <w:p w14:paraId="2C95D9FB" w14:textId="77777777" w:rsidR="009B4A44" w:rsidRDefault="009B4A44"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D796" w14:textId="77777777"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559"/>
    </w:tblGrid>
    <w:tr w:rsidR="006D6C46" w:rsidRPr="007522C8" w14:paraId="1C765AF3" w14:textId="77777777" w:rsidTr="008723DF">
      <w:trPr>
        <w:trHeight w:val="340"/>
      </w:trPr>
      <w:tc>
        <w:tcPr>
          <w:tcW w:w="8505" w:type="dxa"/>
        </w:tcPr>
        <w:p w14:paraId="77E28DE6" w14:textId="77777777" w:rsidR="006D6C46" w:rsidRPr="00E7280C" w:rsidRDefault="00256452"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A827A1">
                <w:t>MAURO PLENZIK,</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A827A1">
                <w:rPr>
                  <w:rStyle w:val="CredentialsChar"/>
                  <w:b w:val="0"/>
                  <w:color w:val="auto"/>
                </w:rPr>
                <w:t>P.Eng.</w:t>
              </w:r>
            </w:sdtContent>
          </w:sdt>
        </w:p>
      </w:tc>
      <w:tc>
        <w:tcPr>
          <w:tcW w:w="1559" w:type="dxa"/>
          <w:vMerge w:val="restart"/>
        </w:tcPr>
        <w:p w14:paraId="496AACDC" w14:textId="286B640E" w:rsidR="006D6C46" w:rsidRPr="007522C8" w:rsidRDefault="0087212F" w:rsidP="006D6C46">
          <w:pPr>
            <w:pStyle w:val="NoSpacing"/>
            <w:jc w:val="right"/>
            <w:rPr>
              <w:noProof/>
              <w:lang w:eastAsia="en-CA"/>
            </w:rPr>
          </w:pPr>
          <w:r w:rsidRPr="007522C8">
            <w:rPr>
              <w:b/>
              <w:caps/>
              <w:noProof/>
              <w:lang w:val="en-US"/>
            </w:rPr>
            <w:drawing>
              <wp:inline distT="0" distB="0" distL="0" distR="0" wp14:anchorId="3AEA3970" wp14:editId="46AA5B0C">
                <wp:extent cx="917465" cy="468000"/>
                <wp:effectExtent l="0" t="0" r="0" b="8255"/>
                <wp:docPr id="1595584495" name="Picture 1595584495"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14:paraId="516D3C18" w14:textId="77777777" w:rsidTr="008723DF">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505" w:type="dxa"/>
              <w:tcBorders>
                <w:bottom w:val="single" w:sz="48" w:space="0" w:color="00863F" w:themeColor="accent1"/>
              </w:tcBorders>
            </w:tcPr>
            <w:p w14:paraId="038BECC1" w14:textId="77777777" w:rsidR="006D6C46" w:rsidRPr="008047EE" w:rsidRDefault="00A827A1" w:rsidP="006D6C46">
              <w:pPr>
                <w:pStyle w:val="MCWTitle"/>
              </w:pPr>
              <w:r>
                <w:rPr>
                  <w:rStyle w:val="MCWTitleChar"/>
                  <w:b/>
                  <w:caps/>
                  <w:color w:val="auto"/>
                </w:rPr>
                <w:t>Principal</w:t>
              </w:r>
            </w:p>
          </w:tc>
        </w:sdtContent>
      </w:sdt>
      <w:tc>
        <w:tcPr>
          <w:tcW w:w="1559" w:type="dxa"/>
          <w:vMerge/>
        </w:tcPr>
        <w:p w14:paraId="2A065EBD" w14:textId="77777777" w:rsidR="006D6C46" w:rsidRPr="007522C8" w:rsidRDefault="006D6C46" w:rsidP="006D6C46">
          <w:pPr>
            <w:pStyle w:val="NoSpacing"/>
            <w:jc w:val="right"/>
            <w:rPr>
              <w:noProof/>
              <w:lang w:eastAsia="en-CA"/>
            </w:rPr>
          </w:pPr>
        </w:p>
      </w:tc>
    </w:tr>
  </w:tbl>
  <w:p w14:paraId="66A750D7"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013EB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0.5pt;height:190.5pt" o:bullet="t">
        <v:imagedata r:id="rId1" o:title="Grey Square Bullet"/>
      </v:shape>
    </w:pict>
  </w:numPicBullet>
  <w:numPicBullet w:numPicBulletId="1">
    <w:pict>
      <v:shape id="_x0000_i1026" type="#_x0000_t75" style="width:189.75pt;height:189.75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87C82"/>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1BF6CD9"/>
    <w:multiLevelType w:val="hybridMultilevel"/>
    <w:tmpl w:val="5E02D838"/>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ABF4C81"/>
    <w:multiLevelType w:val="hybridMultilevel"/>
    <w:tmpl w:val="3B548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3" w15:restartNumberingAfterBreak="0">
    <w:nsid w:val="2D9F5D7D"/>
    <w:multiLevelType w:val="hybridMultilevel"/>
    <w:tmpl w:val="A844CA7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5AB1852"/>
    <w:multiLevelType w:val="hybridMultilevel"/>
    <w:tmpl w:val="2AC2D40C"/>
    <w:lvl w:ilvl="0" w:tplc="04090005">
      <w:start w:val="1"/>
      <w:numFmt w:val="bullet"/>
      <w:lvlText w:val=""/>
      <w:lvlJc w:val="left"/>
      <w:pPr>
        <w:ind w:left="3907" w:hanging="360"/>
      </w:pPr>
      <w:rPr>
        <w:rFonts w:ascii="Wingdings" w:hAnsi="Wingdings" w:hint="default"/>
      </w:rPr>
    </w:lvl>
    <w:lvl w:ilvl="1" w:tplc="04090003">
      <w:start w:val="1"/>
      <w:numFmt w:val="bullet"/>
      <w:lvlText w:val="o"/>
      <w:lvlJc w:val="left"/>
      <w:pPr>
        <w:ind w:left="4627" w:hanging="360"/>
      </w:pPr>
      <w:rPr>
        <w:rFonts w:ascii="Courier New" w:hAnsi="Courier New" w:cs="Courier New" w:hint="default"/>
      </w:rPr>
    </w:lvl>
    <w:lvl w:ilvl="2" w:tplc="04090005" w:tentative="1">
      <w:start w:val="1"/>
      <w:numFmt w:val="bullet"/>
      <w:lvlText w:val=""/>
      <w:lvlJc w:val="left"/>
      <w:pPr>
        <w:ind w:left="5347" w:hanging="360"/>
      </w:pPr>
      <w:rPr>
        <w:rFonts w:ascii="Wingdings" w:hAnsi="Wingdings" w:hint="default"/>
      </w:rPr>
    </w:lvl>
    <w:lvl w:ilvl="3" w:tplc="04090001" w:tentative="1">
      <w:start w:val="1"/>
      <w:numFmt w:val="bullet"/>
      <w:lvlText w:val=""/>
      <w:lvlJc w:val="left"/>
      <w:pPr>
        <w:ind w:left="6067" w:hanging="360"/>
      </w:pPr>
      <w:rPr>
        <w:rFonts w:ascii="Symbol" w:hAnsi="Symbol" w:hint="default"/>
      </w:rPr>
    </w:lvl>
    <w:lvl w:ilvl="4" w:tplc="04090003" w:tentative="1">
      <w:start w:val="1"/>
      <w:numFmt w:val="bullet"/>
      <w:lvlText w:val="o"/>
      <w:lvlJc w:val="left"/>
      <w:pPr>
        <w:ind w:left="6787" w:hanging="360"/>
      </w:pPr>
      <w:rPr>
        <w:rFonts w:ascii="Courier New" w:hAnsi="Courier New" w:cs="Courier New" w:hint="default"/>
      </w:rPr>
    </w:lvl>
    <w:lvl w:ilvl="5" w:tplc="04090005" w:tentative="1">
      <w:start w:val="1"/>
      <w:numFmt w:val="bullet"/>
      <w:lvlText w:val=""/>
      <w:lvlJc w:val="left"/>
      <w:pPr>
        <w:ind w:left="7507" w:hanging="360"/>
      </w:pPr>
      <w:rPr>
        <w:rFonts w:ascii="Wingdings" w:hAnsi="Wingdings" w:hint="default"/>
      </w:rPr>
    </w:lvl>
    <w:lvl w:ilvl="6" w:tplc="04090001" w:tentative="1">
      <w:start w:val="1"/>
      <w:numFmt w:val="bullet"/>
      <w:lvlText w:val=""/>
      <w:lvlJc w:val="left"/>
      <w:pPr>
        <w:ind w:left="8227" w:hanging="360"/>
      </w:pPr>
      <w:rPr>
        <w:rFonts w:ascii="Symbol" w:hAnsi="Symbol" w:hint="default"/>
      </w:rPr>
    </w:lvl>
    <w:lvl w:ilvl="7" w:tplc="04090003" w:tentative="1">
      <w:start w:val="1"/>
      <w:numFmt w:val="bullet"/>
      <w:lvlText w:val="o"/>
      <w:lvlJc w:val="left"/>
      <w:pPr>
        <w:ind w:left="8947" w:hanging="360"/>
      </w:pPr>
      <w:rPr>
        <w:rFonts w:ascii="Courier New" w:hAnsi="Courier New" w:cs="Courier New" w:hint="default"/>
      </w:rPr>
    </w:lvl>
    <w:lvl w:ilvl="8" w:tplc="04090005" w:tentative="1">
      <w:start w:val="1"/>
      <w:numFmt w:val="bullet"/>
      <w:lvlText w:val=""/>
      <w:lvlJc w:val="left"/>
      <w:pPr>
        <w:ind w:left="9667" w:hanging="360"/>
      </w:pPr>
      <w:rPr>
        <w:rFonts w:ascii="Wingdings" w:hAnsi="Wingdings" w:hint="default"/>
      </w:rPr>
    </w:lvl>
  </w:abstractNum>
  <w:abstractNum w:abstractNumId="25" w15:restartNumberingAfterBreak="0">
    <w:nsid w:val="37807813"/>
    <w:multiLevelType w:val="hybridMultilevel"/>
    <w:tmpl w:val="2862A10C"/>
    <w:lvl w:ilvl="0" w:tplc="EE641B98">
      <w:start w:val="1"/>
      <w:numFmt w:val="bullet"/>
      <w:pStyle w:val="MCWBulletLvl1"/>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63144977"/>
    <w:multiLevelType w:val="hybridMultilevel"/>
    <w:tmpl w:val="3E3C120A"/>
    <w:lvl w:ilvl="0" w:tplc="10090005">
      <w:start w:val="1"/>
      <w:numFmt w:val="bullet"/>
      <w:lvlText w:val=""/>
      <w:lvlJc w:val="left"/>
      <w:pPr>
        <w:ind w:left="900" w:hanging="360"/>
      </w:pPr>
      <w:rPr>
        <w:rFonts w:ascii="Wingdings" w:hAnsi="Wingdings" w:hint="default"/>
      </w:rPr>
    </w:lvl>
    <w:lvl w:ilvl="1" w:tplc="10090003">
      <w:start w:val="1"/>
      <w:numFmt w:val="bullet"/>
      <w:lvlText w:val="o"/>
      <w:lvlJc w:val="left"/>
      <w:pPr>
        <w:ind w:left="1620" w:hanging="360"/>
      </w:pPr>
      <w:rPr>
        <w:rFonts w:ascii="Courier New" w:hAnsi="Courier New" w:cs="Courier New" w:hint="default"/>
      </w:rPr>
    </w:lvl>
    <w:lvl w:ilvl="2" w:tplc="10090005" w:tentative="1">
      <w:start w:val="1"/>
      <w:numFmt w:val="bullet"/>
      <w:lvlText w:val=""/>
      <w:lvlJc w:val="left"/>
      <w:pPr>
        <w:ind w:left="2340" w:hanging="360"/>
      </w:pPr>
      <w:rPr>
        <w:rFonts w:ascii="Wingdings" w:hAnsi="Wingdings" w:hint="default"/>
      </w:rPr>
    </w:lvl>
    <w:lvl w:ilvl="3" w:tplc="10090001" w:tentative="1">
      <w:start w:val="1"/>
      <w:numFmt w:val="bullet"/>
      <w:lvlText w:val=""/>
      <w:lvlJc w:val="left"/>
      <w:pPr>
        <w:ind w:left="3060" w:hanging="360"/>
      </w:pPr>
      <w:rPr>
        <w:rFonts w:ascii="Symbol" w:hAnsi="Symbol" w:hint="default"/>
      </w:rPr>
    </w:lvl>
    <w:lvl w:ilvl="4" w:tplc="10090003" w:tentative="1">
      <w:start w:val="1"/>
      <w:numFmt w:val="bullet"/>
      <w:lvlText w:val="o"/>
      <w:lvlJc w:val="left"/>
      <w:pPr>
        <w:ind w:left="3780" w:hanging="360"/>
      </w:pPr>
      <w:rPr>
        <w:rFonts w:ascii="Courier New" w:hAnsi="Courier New" w:cs="Courier New" w:hint="default"/>
      </w:rPr>
    </w:lvl>
    <w:lvl w:ilvl="5" w:tplc="10090005" w:tentative="1">
      <w:start w:val="1"/>
      <w:numFmt w:val="bullet"/>
      <w:lvlText w:val=""/>
      <w:lvlJc w:val="left"/>
      <w:pPr>
        <w:ind w:left="4500" w:hanging="360"/>
      </w:pPr>
      <w:rPr>
        <w:rFonts w:ascii="Wingdings" w:hAnsi="Wingdings" w:hint="default"/>
      </w:rPr>
    </w:lvl>
    <w:lvl w:ilvl="6" w:tplc="10090001" w:tentative="1">
      <w:start w:val="1"/>
      <w:numFmt w:val="bullet"/>
      <w:lvlText w:val=""/>
      <w:lvlJc w:val="left"/>
      <w:pPr>
        <w:ind w:left="5220" w:hanging="360"/>
      </w:pPr>
      <w:rPr>
        <w:rFonts w:ascii="Symbol" w:hAnsi="Symbol" w:hint="default"/>
      </w:rPr>
    </w:lvl>
    <w:lvl w:ilvl="7" w:tplc="10090003" w:tentative="1">
      <w:start w:val="1"/>
      <w:numFmt w:val="bullet"/>
      <w:lvlText w:val="o"/>
      <w:lvlJc w:val="left"/>
      <w:pPr>
        <w:ind w:left="5940" w:hanging="360"/>
      </w:pPr>
      <w:rPr>
        <w:rFonts w:ascii="Courier New" w:hAnsi="Courier New" w:cs="Courier New" w:hint="default"/>
      </w:rPr>
    </w:lvl>
    <w:lvl w:ilvl="8" w:tplc="10090005" w:tentative="1">
      <w:start w:val="1"/>
      <w:numFmt w:val="bullet"/>
      <w:lvlText w:val=""/>
      <w:lvlJc w:val="left"/>
      <w:pPr>
        <w:ind w:left="6660" w:hanging="360"/>
      </w:pPr>
      <w:rPr>
        <w:rFonts w:ascii="Wingdings" w:hAnsi="Wingdings" w:hint="default"/>
      </w:rPr>
    </w:lvl>
  </w:abstractNum>
  <w:abstractNum w:abstractNumId="29" w15:restartNumberingAfterBreak="0">
    <w:nsid w:val="63C008B3"/>
    <w:multiLevelType w:val="hybridMultilevel"/>
    <w:tmpl w:val="E43C5BAA"/>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A25B08"/>
    <w:multiLevelType w:val="hybridMultilevel"/>
    <w:tmpl w:val="30327054"/>
    <w:lvl w:ilvl="0" w:tplc="10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C167CA"/>
    <w:multiLevelType w:val="hybridMultilevel"/>
    <w:tmpl w:val="FA2AD3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C4387F"/>
    <w:multiLevelType w:val="hybridMultilevel"/>
    <w:tmpl w:val="64BAD054"/>
    <w:lvl w:ilvl="0" w:tplc="04090005">
      <w:start w:val="1"/>
      <w:numFmt w:val="bullet"/>
      <w:lvlText w:val=""/>
      <w:lvlJc w:val="left"/>
      <w:pPr>
        <w:ind w:left="1069" w:hanging="360"/>
      </w:pPr>
      <w:rPr>
        <w:rFonts w:ascii="Wingdings" w:hAnsi="Wingding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87D2299"/>
    <w:multiLevelType w:val="hybridMultilevel"/>
    <w:tmpl w:val="884C596C"/>
    <w:lvl w:ilvl="0" w:tplc="10090005">
      <w:start w:val="1"/>
      <w:numFmt w:val="bullet"/>
      <w:lvlText w:val=""/>
      <w:lvlJc w:val="left"/>
      <w:pPr>
        <w:tabs>
          <w:tab w:val="num" w:pos="1080"/>
        </w:tabs>
        <w:ind w:left="1080" w:hanging="360"/>
      </w:pPr>
      <w:rPr>
        <w:rFonts w:ascii="Wingdings" w:hAnsi="Wingdings" w:hint="default"/>
      </w:rPr>
    </w:lvl>
    <w:lvl w:ilvl="1" w:tplc="10090003" w:tentative="1">
      <w:start w:val="1"/>
      <w:numFmt w:val="bullet"/>
      <w:lvlText w:val="o"/>
      <w:lvlJc w:val="left"/>
      <w:pPr>
        <w:tabs>
          <w:tab w:val="num" w:pos="1800"/>
        </w:tabs>
        <w:ind w:left="1800" w:hanging="360"/>
      </w:pPr>
      <w:rPr>
        <w:rFonts w:ascii="Courier New" w:hAnsi="Courier New" w:cs="Courier New"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8E54D97"/>
    <w:multiLevelType w:val="hybridMultilevel"/>
    <w:tmpl w:val="BB0E79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233878"/>
    <w:multiLevelType w:val="hybridMultilevel"/>
    <w:tmpl w:val="16B0D49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7D1F7459"/>
    <w:multiLevelType w:val="hybridMultilevel"/>
    <w:tmpl w:val="872E8A4E"/>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90432222">
    <w:abstractNumId w:val="15"/>
  </w:num>
  <w:num w:numId="2" w16cid:durableId="1731490680">
    <w:abstractNumId w:val="33"/>
  </w:num>
  <w:num w:numId="3" w16cid:durableId="172426662">
    <w:abstractNumId w:val="33"/>
  </w:num>
  <w:num w:numId="4" w16cid:durableId="384648610">
    <w:abstractNumId w:val="33"/>
  </w:num>
  <w:num w:numId="5" w16cid:durableId="2056538578">
    <w:abstractNumId w:val="21"/>
  </w:num>
  <w:num w:numId="6" w16cid:durableId="1027831544">
    <w:abstractNumId w:val="21"/>
  </w:num>
  <w:num w:numId="7" w16cid:durableId="443235607">
    <w:abstractNumId w:val="22"/>
  </w:num>
  <w:num w:numId="8" w16cid:durableId="904023033">
    <w:abstractNumId w:val="22"/>
  </w:num>
  <w:num w:numId="9" w16cid:durableId="1685937795">
    <w:abstractNumId w:val="22"/>
  </w:num>
  <w:num w:numId="10" w16cid:durableId="495345226">
    <w:abstractNumId w:val="35"/>
  </w:num>
  <w:num w:numId="11" w16cid:durableId="560333962">
    <w:abstractNumId w:val="35"/>
  </w:num>
  <w:num w:numId="12" w16cid:durableId="1600482660">
    <w:abstractNumId w:val="10"/>
  </w:num>
  <w:num w:numId="13" w16cid:durableId="533735019">
    <w:abstractNumId w:val="34"/>
  </w:num>
  <w:num w:numId="14" w16cid:durableId="1171022706">
    <w:abstractNumId w:val="9"/>
  </w:num>
  <w:num w:numId="15" w16cid:durableId="1360620843">
    <w:abstractNumId w:val="9"/>
  </w:num>
  <w:num w:numId="16" w16cid:durableId="39012269">
    <w:abstractNumId w:val="7"/>
  </w:num>
  <w:num w:numId="17" w16cid:durableId="2030063484">
    <w:abstractNumId w:val="7"/>
  </w:num>
  <w:num w:numId="18" w16cid:durableId="1916431947">
    <w:abstractNumId w:val="6"/>
  </w:num>
  <w:num w:numId="19" w16cid:durableId="616257805">
    <w:abstractNumId w:val="5"/>
  </w:num>
  <w:num w:numId="20" w16cid:durableId="1084767347">
    <w:abstractNumId w:val="4"/>
  </w:num>
  <w:num w:numId="21" w16cid:durableId="531379069">
    <w:abstractNumId w:val="8"/>
  </w:num>
  <w:num w:numId="22" w16cid:durableId="308024018">
    <w:abstractNumId w:val="3"/>
  </w:num>
  <w:num w:numId="23" w16cid:durableId="2142992277">
    <w:abstractNumId w:val="2"/>
  </w:num>
  <w:num w:numId="24" w16cid:durableId="1113017670">
    <w:abstractNumId w:val="1"/>
  </w:num>
  <w:num w:numId="25" w16cid:durableId="1835757599">
    <w:abstractNumId w:val="0"/>
  </w:num>
  <w:num w:numId="26" w16cid:durableId="236020585">
    <w:abstractNumId w:val="20"/>
  </w:num>
  <w:num w:numId="27" w16cid:durableId="1567645305">
    <w:abstractNumId w:val="18"/>
  </w:num>
  <w:num w:numId="28" w16cid:durableId="1655841007">
    <w:abstractNumId w:val="12"/>
  </w:num>
  <w:num w:numId="29" w16cid:durableId="1163543236">
    <w:abstractNumId w:val="27"/>
  </w:num>
  <w:num w:numId="30" w16cid:durableId="1167402075">
    <w:abstractNumId w:val="17"/>
  </w:num>
  <w:num w:numId="31" w16cid:durableId="1737312980">
    <w:abstractNumId w:val="14"/>
  </w:num>
  <w:num w:numId="32" w16cid:durableId="296763238">
    <w:abstractNumId w:val="26"/>
  </w:num>
  <w:num w:numId="33" w16cid:durableId="1661427491">
    <w:abstractNumId w:val="19"/>
  </w:num>
  <w:num w:numId="34" w16cid:durableId="754975202">
    <w:abstractNumId w:val="11"/>
  </w:num>
  <w:num w:numId="35" w16cid:durableId="1956673868">
    <w:abstractNumId w:val="24"/>
  </w:num>
  <w:num w:numId="36" w16cid:durableId="435908785">
    <w:abstractNumId w:val="36"/>
  </w:num>
  <w:num w:numId="37" w16cid:durableId="1081834986">
    <w:abstractNumId w:val="30"/>
  </w:num>
  <w:num w:numId="38" w16cid:durableId="940650871">
    <w:abstractNumId w:val="29"/>
  </w:num>
  <w:num w:numId="39" w16cid:durableId="2123460">
    <w:abstractNumId w:val="32"/>
  </w:num>
  <w:num w:numId="40" w16cid:durableId="1653753630">
    <w:abstractNumId w:val="16"/>
  </w:num>
  <w:num w:numId="41" w16cid:durableId="1458066426">
    <w:abstractNumId w:val="28"/>
  </w:num>
  <w:num w:numId="42" w16cid:durableId="1968852223">
    <w:abstractNumId w:val="39"/>
  </w:num>
  <w:num w:numId="43" w16cid:durableId="1910578475">
    <w:abstractNumId w:val="23"/>
  </w:num>
  <w:num w:numId="44" w16cid:durableId="1690791804">
    <w:abstractNumId w:val="25"/>
  </w:num>
  <w:num w:numId="45" w16cid:durableId="2075003049">
    <w:abstractNumId w:val="31"/>
  </w:num>
  <w:num w:numId="46" w16cid:durableId="1533105844">
    <w:abstractNumId w:val="13"/>
  </w:num>
  <w:num w:numId="47" w16cid:durableId="1481146005">
    <w:abstractNumId w:val="37"/>
  </w:num>
  <w:num w:numId="48" w16cid:durableId="1550993599">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dsay Wanhella">
    <w15:presenceInfo w15:providerId="AD" w15:userId="S-1-5-21-2238729774-3454712974-3228040988-266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10C85"/>
    <w:rsid w:val="000224D9"/>
    <w:rsid w:val="00023A4B"/>
    <w:rsid w:val="0002689E"/>
    <w:rsid w:val="000315AA"/>
    <w:rsid w:val="00040D33"/>
    <w:rsid w:val="00055166"/>
    <w:rsid w:val="00073DFF"/>
    <w:rsid w:val="00085762"/>
    <w:rsid w:val="00090E8A"/>
    <w:rsid w:val="000932BE"/>
    <w:rsid w:val="00097D87"/>
    <w:rsid w:val="000B4DF6"/>
    <w:rsid w:val="000C6E31"/>
    <w:rsid w:val="000D005E"/>
    <w:rsid w:val="000F1971"/>
    <w:rsid w:val="001118CB"/>
    <w:rsid w:val="00117C66"/>
    <w:rsid w:val="00141FA0"/>
    <w:rsid w:val="001474CC"/>
    <w:rsid w:val="00156D76"/>
    <w:rsid w:val="0016259D"/>
    <w:rsid w:val="00182596"/>
    <w:rsid w:val="00191910"/>
    <w:rsid w:val="00195D70"/>
    <w:rsid w:val="001A1D68"/>
    <w:rsid w:val="001A3846"/>
    <w:rsid w:val="001A5672"/>
    <w:rsid w:val="001B2947"/>
    <w:rsid w:val="001B680C"/>
    <w:rsid w:val="001C4479"/>
    <w:rsid w:val="001C48AF"/>
    <w:rsid w:val="001E3F64"/>
    <w:rsid w:val="001F1C14"/>
    <w:rsid w:val="001F5188"/>
    <w:rsid w:val="0023361C"/>
    <w:rsid w:val="002426F7"/>
    <w:rsid w:val="00254005"/>
    <w:rsid w:val="00256452"/>
    <w:rsid w:val="00257064"/>
    <w:rsid w:val="00257690"/>
    <w:rsid w:val="00260907"/>
    <w:rsid w:val="00262188"/>
    <w:rsid w:val="002703A9"/>
    <w:rsid w:val="00282C09"/>
    <w:rsid w:val="00294CE7"/>
    <w:rsid w:val="002A434E"/>
    <w:rsid w:val="002A70F7"/>
    <w:rsid w:val="002A763B"/>
    <w:rsid w:val="002E517B"/>
    <w:rsid w:val="00300CC4"/>
    <w:rsid w:val="00306C29"/>
    <w:rsid w:val="00315707"/>
    <w:rsid w:val="00325943"/>
    <w:rsid w:val="003259D5"/>
    <w:rsid w:val="003422D0"/>
    <w:rsid w:val="00342EA9"/>
    <w:rsid w:val="00347565"/>
    <w:rsid w:val="003603F2"/>
    <w:rsid w:val="00365099"/>
    <w:rsid w:val="0036726F"/>
    <w:rsid w:val="00383504"/>
    <w:rsid w:val="00384A61"/>
    <w:rsid w:val="00391C5B"/>
    <w:rsid w:val="003A318B"/>
    <w:rsid w:val="003A37D1"/>
    <w:rsid w:val="003A3D6F"/>
    <w:rsid w:val="003A440C"/>
    <w:rsid w:val="003B6DDE"/>
    <w:rsid w:val="003C559C"/>
    <w:rsid w:val="003D119A"/>
    <w:rsid w:val="003D24C8"/>
    <w:rsid w:val="003D5F7F"/>
    <w:rsid w:val="003F15E3"/>
    <w:rsid w:val="003F358D"/>
    <w:rsid w:val="0040204E"/>
    <w:rsid w:val="004037E9"/>
    <w:rsid w:val="0040704C"/>
    <w:rsid w:val="00424E8F"/>
    <w:rsid w:val="00437AF3"/>
    <w:rsid w:val="00442389"/>
    <w:rsid w:val="00461449"/>
    <w:rsid w:val="00462F83"/>
    <w:rsid w:val="0047129E"/>
    <w:rsid w:val="0047183A"/>
    <w:rsid w:val="0048394B"/>
    <w:rsid w:val="004A422B"/>
    <w:rsid w:val="004B6113"/>
    <w:rsid w:val="004C1BD7"/>
    <w:rsid w:val="004D0286"/>
    <w:rsid w:val="004D52DB"/>
    <w:rsid w:val="004D666E"/>
    <w:rsid w:val="005011CD"/>
    <w:rsid w:val="00502277"/>
    <w:rsid w:val="0051007F"/>
    <w:rsid w:val="005141D5"/>
    <w:rsid w:val="005217E5"/>
    <w:rsid w:val="00524963"/>
    <w:rsid w:val="005259FE"/>
    <w:rsid w:val="00531809"/>
    <w:rsid w:val="0054103B"/>
    <w:rsid w:val="00541908"/>
    <w:rsid w:val="00544289"/>
    <w:rsid w:val="00562655"/>
    <w:rsid w:val="00575C18"/>
    <w:rsid w:val="005771C7"/>
    <w:rsid w:val="00583BDB"/>
    <w:rsid w:val="005856D0"/>
    <w:rsid w:val="005863AB"/>
    <w:rsid w:val="00590E2A"/>
    <w:rsid w:val="0059255F"/>
    <w:rsid w:val="00594F98"/>
    <w:rsid w:val="005A6666"/>
    <w:rsid w:val="005B3D90"/>
    <w:rsid w:val="005C1556"/>
    <w:rsid w:val="005C5B1C"/>
    <w:rsid w:val="005D57A1"/>
    <w:rsid w:val="005E5881"/>
    <w:rsid w:val="005F4B68"/>
    <w:rsid w:val="0060486F"/>
    <w:rsid w:val="00604E85"/>
    <w:rsid w:val="00623CF9"/>
    <w:rsid w:val="00635938"/>
    <w:rsid w:val="00637112"/>
    <w:rsid w:val="00644D1B"/>
    <w:rsid w:val="006517F0"/>
    <w:rsid w:val="0066044A"/>
    <w:rsid w:val="0066134F"/>
    <w:rsid w:val="00674E5C"/>
    <w:rsid w:val="0068482C"/>
    <w:rsid w:val="00685E84"/>
    <w:rsid w:val="00686973"/>
    <w:rsid w:val="006C106B"/>
    <w:rsid w:val="006D6C46"/>
    <w:rsid w:val="006E502E"/>
    <w:rsid w:val="006F1EA7"/>
    <w:rsid w:val="006F50B2"/>
    <w:rsid w:val="00710197"/>
    <w:rsid w:val="00740DF7"/>
    <w:rsid w:val="00745937"/>
    <w:rsid w:val="0074715D"/>
    <w:rsid w:val="007522C8"/>
    <w:rsid w:val="00755E17"/>
    <w:rsid w:val="00764026"/>
    <w:rsid w:val="00776D05"/>
    <w:rsid w:val="00784EDF"/>
    <w:rsid w:val="00796B89"/>
    <w:rsid w:val="007A3675"/>
    <w:rsid w:val="007A5F1C"/>
    <w:rsid w:val="007C3DB2"/>
    <w:rsid w:val="007D568B"/>
    <w:rsid w:val="007E127B"/>
    <w:rsid w:val="007F4CB7"/>
    <w:rsid w:val="00803C00"/>
    <w:rsid w:val="008041FB"/>
    <w:rsid w:val="008047EE"/>
    <w:rsid w:val="00824A01"/>
    <w:rsid w:val="00830D15"/>
    <w:rsid w:val="00834424"/>
    <w:rsid w:val="0084408B"/>
    <w:rsid w:val="00852136"/>
    <w:rsid w:val="0085224E"/>
    <w:rsid w:val="008716A1"/>
    <w:rsid w:val="0087212F"/>
    <w:rsid w:val="008723DF"/>
    <w:rsid w:val="00874BBA"/>
    <w:rsid w:val="008800B2"/>
    <w:rsid w:val="00881C2C"/>
    <w:rsid w:val="00881DC9"/>
    <w:rsid w:val="00884869"/>
    <w:rsid w:val="00894854"/>
    <w:rsid w:val="00894C31"/>
    <w:rsid w:val="008C24FE"/>
    <w:rsid w:val="008C40EB"/>
    <w:rsid w:val="008C7FD1"/>
    <w:rsid w:val="008D3674"/>
    <w:rsid w:val="008E1178"/>
    <w:rsid w:val="008E4287"/>
    <w:rsid w:val="008F03F7"/>
    <w:rsid w:val="008F1707"/>
    <w:rsid w:val="008F720C"/>
    <w:rsid w:val="00931C32"/>
    <w:rsid w:val="0094417D"/>
    <w:rsid w:val="00952453"/>
    <w:rsid w:val="0095327D"/>
    <w:rsid w:val="00953C48"/>
    <w:rsid w:val="00954EA4"/>
    <w:rsid w:val="0098718E"/>
    <w:rsid w:val="009A0941"/>
    <w:rsid w:val="009A5105"/>
    <w:rsid w:val="009B4A44"/>
    <w:rsid w:val="009B69D4"/>
    <w:rsid w:val="009D5944"/>
    <w:rsid w:val="009E4265"/>
    <w:rsid w:val="00A0520B"/>
    <w:rsid w:val="00A0564A"/>
    <w:rsid w:val="00A1506F"/>
    <w:rsid w:val="00A20D5B"/>
    <w:rsid w:val="00A22791"/>
    <w:rsid w:val="00A35177"/>
    <w:rsid w:val="00A36395"/>
    <w:rsid w:val="00A3670E"/>
    <w:rsid w:val="00A37C02"/>
    <w:rsid w:val="00A4346B"/>
    <w:rsid w:val="00A51819"/>
    <w:rsid w:val="00A52CA5"/>
    <w:rsid w:val="00A827A1"/>
    <w:rsid w:val="00A910B4"/>
    <w:rsid w:val="00A91DC6"/>
    <w:rsid w:val="00A977D3"/>
    <w:rsid w:val="00AB0054"/>
    <w:rsid w:val="00AB0D96"/>
    <w:rsid w:val="00AC0D69"/>
    <w:rsid w:val="00AD0EFE"/>
    <w:rsid w:val="00B07B1D"/>
    <w:rsid w:val="00B10A19"/>
    <w:rsid w:val="00B14FDA"/>
    <w:rsid w:val="00B17D8D"/>
    <w:rsid w:val="00B67345"/>
    <w:rsid w:val="00B67390"/>
    <w:rsid w:val="00B67C69"/>
    <w:rsid w:val="00B732A0"/>
    <w:rsid w:val="00B81D90"/>
    <w:rsid w:val="00B87418"/>
    <w:rsid w:val="00B94CB6"/>
    <w:rsid w:val="00B967D2"/>
    <w:rsid w:val="00BA2F8F"/>
    <w:rsid w:val="00BB7B8C"/>
    <w:rsid w:val="00BB7C3A"/>
    <w:rsid w:val="00BC1827"/>
    <w:rsid w:val="00BC4D5C"/>
    <w:rsid w:val="00BC5191"/>
    <w:rsid w:val="00BC59B0"/>
    <w:rsid w:val="00BF0598"/>
    <w:rsid w:val="00C01F56"/>
    <w:rsid w:val="00C07D8E"/>
    <w:rsid w:val="00C300EE"/>
    <w:rsid w:val="00C31B8F"/>
    <w:rsid w:val="00C35D20"/>
    <w:rsid w:val="00C43BFF"/>
    <w:rsid w:val="00C4472D"/>
    <w:rsid w:val="00C669FF"/>
    <w:rsid w:val="00C8160F"/>
    <w:rsid w:val="00C9016E"/>
    <w:rsid w:val="00C90F48"/>
    <w:rsid w:val="00C9661F"/>
    <w:rsid w:val="00CA1C0A"/>
    <w:rsid w:val="00CA224F"/>
    <w:rsid w:val="00CA67E5"/>
    <w:rsid w:val="00CD1FB6"/>
    <w:rsid w:val="00CE0414"/>
    <w:rsid w:val="00D06992"/>
    <w:rsid w:val="00D2451F"/>
    <w:rsid w:val="00D35404"/>
    <w:rsid w:val="00D37296"/>
    <w:rsid w:val="00D4650E"/>
    <w:rsid w:val="00D46832"/>
    <w:rsid w:val="00D54EA6"/>
    <w:rsid w:val="00D86EB8"/>
    <w:rsid w:val="00DA4483"/>
    <w:rsid w:val="00DA4FA0"/>
    <w:rsid w:val="00DA68D5"/>
    <w:rsid w:val="00DC2C8A"/>
    <w:rsid w:val="00DC4D65"/>
    <w:rsid w:val="00DC76E7"/>
    <w:rsid w:val="00DD037B"/>
    <w:rsid w:val="00DF638B"/>
    <w:rsid w:val="00E00726"/>
    <w:rsid w:val="00E01F6E"/>
    <w:rsid w:val="00E03DE9"/>
    <w:rsid w:val="00E04146"/>
    <w:rsid w:val="00E17C7B"/>
    <w:rsid w:val="00E20D86"/>
    <w:rsid w:val="00E330A1"/>
    <w:rsid w:val="00E3483F"/>
    <w:rsid w:val="00E377D7"/>
    <w:rsid w:val="00E4012E"/>
    <w:rsid w:val="00E42875"/>
    <w:rsid w:val="00E42F56"/>
    <w:rsid w:val="00E47782"/>
    <w:rsid w:val="00E47CF9"/>
    <w:rsid w:val="00E5092A"/>
    <w:rsid w:val="00E5324A"/>
    <w:rsid w:val="00E55CE5"/>
    <w:rsid w:val="00E67F5C"/>
    <w:rsid w:val="00E7280C"/>
    <w:rsid w:val="00E80176"/>
    <w:rsid w:val="00E8347D"/>
    <w:rsid w:val="00E97EAB"/>
    <w:rsid w:val="00EA384F"/>
    <w:rsid w:val="00EB641A"/>
    <w:rsid w:val="00EC492F"/>
    <w:rsid w:val="00EE6428"/>
    <w:rsid w:val="00EF3528"/>
    <w:rsid w:val="00EF7336"/>
    <w:rsid w:val="00F06D9E"/>
    <w:rsid w:val="00F31F2B"/>
    <w:rsid w:val="00F35EA1"/>
    <w:rsid w:val="00F3742B"/>
    <w:rsid w:val="00F63CEF"/>
    <w:rsid w:val="00F70A0C"/>
    <w:rsid w:val="00F75965"/>
    <w:rsid w:val="00F827FA"/>
    <w:rsid w:val="00F85A10"/>
    <w:rsid w:val="00F90AD2"/>
    <w:rsid w:val="00F90C3C"/>
    <w:rsid w:val="00F9124D"/>
    <w:rsid w:val="00FA1B42"/>
    <w:rsid w:val="00FA3BEB"/>
    <w:rsid w:val="00FA4E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25ADC3"/>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basedOn w:val="Normal"/>
    <w:uiPriority w:val="34"/>
    <w:rsid w:val="00776D05"/>
    <w:pPr>
      <w:numPr>
        <w:numId w:val="11"/>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BB7C3A"/>
    <w:pPr>
      <w:tabs>
        <w:tab w:val="left" w:pos="4820"/>
      </w:tabs>
      <w:spacing w:before="120" w:after="12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BB7C3A"/>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37AF3"/>
    <w:pPr>
      <w:autoSpaceDE w:val="0"/>
      <w:autoSpaceDN w:val="0"/>
      <w:adjustRightInd w:val="0"/>
      <w:spacing w:after="0" w:line="240" w:lineRule="auto"/>
    </w:pPr>
    <w:rPr>
      <w:rFonts w:ascii="Arial" w:hAnsi="Arial" w:cs="Arial"/>
      <w:color w:val="000000"/>
      <w:sz w:val="24"/>
      <w:szCs w:val="24"/>
      <w:lang w:val="en-US" w:eastAsia="en-US"/>
    </w:rPr>
  </w:style>
  <w:style w:type="paragraph" w:customStyle="1" w:styleId="indentParagraph">
    <w:name w:val="indent Paragraph"/>
    <w:link w:val="indentParagraphChar"/>
    <w:autoRedefine/>
    <w:uiPriority w:val="99"/>
    <w:qFormat/>
    <w:rsid w:val="00437AF3"/>
    <w:pPr>
      <w:spacing w:after="0" w:line="240" w:lineRule="auto"/>
      <w:ind w:left="706"/>
      <w:jc w:val="both"/>
    </w:pPr>
    <w:rPr>
      <w:rFonts w:cs="Times New Roman"/>
      <w:szCs w:val="20"/>
      <w:lang w:val="en-US" w:eastAsia="en-US"/>
    </w:rPr>
  </w:style>
  <w:style w:type="character" w:customStyle="1" w:styleId="indentParagraphChar">
    <w:name w:val="indent Paragraph Char"/>
    <w:basedOn w:val="DefaultParagraphFont"/>
    <w:link w:val="indentParagraph"/>
    <w:uiPriority w:val="99"/>
    <w:rsid w:val="00437AF3"/>
    <w:rPr>
      <w:rFonts w:cs="Times New Roman"/>
      <w:szCs w:val="20"/>
      <w:lang w:val="en-US" w:eastAsia="en-US"/>
    </w:rPr>
  </w:style>
  <w:style w:type="character" w:styleId="CommentReference">
    <w:name w:val="annotation reference"/>
    <w:basedOn w:val="DefaultParagraphFont"/>
    <w:uiPriority w:val="99"/>
    <w:semiHidden/>
    <w:unhideWhenUsed/>
    <w:rsid w:val="00E5092A"/>
    <w:rPr>
      <w:sz w:val="16"/>
      <w:szCs w:val="16"/>
    </w:rPr>
  </w:style>
  <w:style w:type="paragraph" w:styleId="CommentText">
    <w:name w:val="annotation text"/>
    <w:basedOn w:val="Normal"/>
    <w:link w:val="CommentTextChar"/>
    <w:uiPriority w:val="99"/>
    <w:unhideWhenUsed/>
    <w:rsid w:val="00E5092A"/>
  </w:style>
  <w:style w:type="character" w:customStyle="1" w:styleId="CommentTextChar">
    <w:name w:val="Comment Text Char"/>
    <w:basedOn w:val="DefaultParagraphFont"/>
    <w:link w:val="CommentText"/>
    <w:uiPriority w:val="99"/>
    <w:rsid w:val="00E5092A"/>
    <w:rPr>
      <w:rFonts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E5092A"/>
    <w:rPr>
      <w:b/>
      <w:bCs/>
    </w:rPr>
  </w:style>
  <w:style w:type="character" w:customStyle="1" w:styleId="CommentSubjectChar">
    <w:name w:val="Comment Subject Char"/>
    <w:basedOn w:val="CommentTextChar"/>
    <w:link w:val="CommentSubject"/>
    <w:uiPriority w:val="99"/>
    <w:semiHidden/>
    <w:rsid w:val="00E5092A"/>
    <w:rPr>
      <w:rFonts w:cs="Times New Roman"/>
      <w:b/>
      <w:bCs/>
      <w:sz w:val="20"/>
      <w:szCs w:val="20"/>
      <w:lang w:eastAsia="en-US"/>
    </w:rPr>
  </w:style>
  <w:style w:type="paragraph" w:customStyle="1" w:styleId="MCWBulletLvl1">
    <w:name w:val="MCW Bullet Lvl 1"/>
    <w:basedOn w:val="NoSpacing"/>
    <w:link w:val="MCWBulletLvl1Char"/>
    <w:qFormat/>
    <w:rsid w:val="00A51819"/>
    <w:pPr>
      <w:numPr>
        <w:numId w:val="44"/>
      </w:numPr>
      <w:spacing w:after="120"/>
      <w:contextualSpacing/>
    </w:pPr>
    <w:rPr>
      <w:rFonts w:ascii="Arial" w:eastAsia="Calibri" w:hAnsi="Arial" w:cs="Arial"/>
      <w:color w:val="404040" w:themeColor="text1" w:themeTint="BF"/>
      <w:szCs w:val="22"/>
      <w:lang w:val="en-GB"/>
    </w:rPr>
  </w:style>
  <w:style w:type="character" w:customStyle="1" w:styleId="MCWBulletLvl1Char">
    <w:name w:val="MCW Bullet Lvl 1 Char"/>
    <w:basedOn w:val="DefaultParagraphFont"/>
    <w:link w:val="MCWBulletLvl1"/>
    <w:rsid w:val="00A51819"/>
    <w:rPr>
      <w:rFonts w:ascii="Arial" w:eastAsia="Calibri" w:hAnsi="Arial" w:cs="Arial"/>
      <w:color w:val="404040" w:themeColor="text1" w:themeTint="BF"/>
      <w:sz w:val="20"/>
      <w:lang w:val="en-GB" w:eastAsia="en-US"/>
    </w:rPr>
  </w:style>
  <w:style w:type="paragraph" w:styleId="Revision">
    <w:name w:val="Revision"/>
    <w:hidden/>
    <w:uiPriority w:val="99"/>
    <w:semiHidden/>
    <w:rsid w:val="00306C29"/>
    <w:pPr>
      <w:spacing w:after="0" w:line="240" w:lineRule="auto"/>
    </w:pPr>
    <w:rPr>
      <w:rFonts w:ascii="Times New Roman" w:hAnsi="Times New Roman" w:cs="Times New Roman"/>
      <w:sz w:val="24"/>
      <w:szCs w:val="20"/>
      <w:lang w:val="en-GB" w:eastAsia="en-US"/>
    </w:rPr>
  </w:style>
  <w:style w:type="paragraph" w:customStyle="1" w:styleId="Point2">
    <w:name w:val="Point 2"/>
    <w:link w:val="Point2Char"/>
    <w:autoRedefine/>
    <w:qFormat/>
    <w:rsid w:val="00306C29"/>
    <w:pPr>
      <w:spacing w:after="120" w:line="240" w:lineRule="auto"/>
      <w:ind w:left="720" w:hanging="360"/>
      <w:contextualSpacing/>
    </w:pPr>
    <w:rPr>
      <w:rFonts w:cs="Arial"/>
      <w:lang w:val="en-US" w:eastAsia="en-US"/>
    </w:rPr>
  </w:style>
  <w:style w:type="character" w:customStyle="1" w:styleId="Point2Char">
    <w:name w:val="Point 2 Char"/>
    <w:basedOn w:val="DefaultParagraphFont"/>
    <w:link w:val="Point2"/>
    <w:rsid w:val="00306C29"/>
    <w:rPr>
      <w:rFonts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wCenMT-Regular">
    <w:panose1 w:val="00000000000000000000"/>
    <w:charset w:val="00"/>
    <w:family w:val="swiss"/>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097D87"/>
    <w:rsid w:val="001C4479"/>
    <w:rsid w:val="001C5F5E"/>
    <w:rsid w:val="002B2885"/>
    <w:rsid w:val="003D24C8"/>
    <w:rsid w:val="005011CD"/>
    <w:rsid w:val="0051007F"/>
    <w:rsid w:val="005141D5"/>
    <w:rsid w:val="00557DED"/>
    <w:rsid w:val="006E4DB7"/>
    <w:rsid w:val="007A5F1C"/>
    <w:rsid w:val="00B503EF"/>
    <w:rsid w:val="00C4779B"/>
    <w:rsid w:val="00CA224F"/>
    <w:rsid w:val="00EA0819"/>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MAURO PLENZIK,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0C3E22-26B2-4F13-ABF7-6822CDC0B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16</Pages>
  <Words>4929</Words>
  <Characters>28490</Characters>
  <Application>Microsoft Office Word</Application>
  <DocSecurity>0</DocSecurity>
  <Lines>982</Lines>
  <Paragraphs>835</Paragraphs>
  <ScaleCrop>false</ScaleCrop>
  <HeadingPairs>
    <vt:vector size="2" baseType="variant">
      <vt:variant>
        <vt:lpstr>Title</vt:lpstr>
      </vt:variant>
      <vt:variant>
        <vt:i4>1</vt:i4>
      </vt:variant>
    </vt:vector>
  </HeadingPairs>
  <TitlesOfParts>
    <vt:vector size="1" baseType="lpstr">
      <vt:lpstr>Principal</vt:lpstr>
    </vt:vector>
  </TitlesOfParts>
  <Company>MCW</Company>
  <LinksUpToDate>false</LinksUpToDate>
  <CharactersWithSpaces>32584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dc:title>
  <dc:subject/>
  <dc:creator>Alex Metcalfe</dc:creator>
  <cp:keywords/>
  <dc:description/>
  <cp:lastModifiedBy>Mauro Plenzik</cp:lastModifiedBy>
  <cp:revision>71</cp:revision>
  <cp:lastPrinted>2017-10-27T18:30:00Z</cp:lastPrinted>
  <dcterms:created xsi:type="dcterms:W3CDTF">2025-01-16T19:36:00Z</dcterms:created>
  <dcterms:modified xsi:type="dcterms:W3CDTF">2026-02-26T14:23:00Z</dcterms:modified>
  <cp:category>P.Eng.</cp:category>
</cp:coreProperties>
</file>